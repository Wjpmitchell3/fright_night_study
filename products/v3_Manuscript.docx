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3C332" w14:textId="246B2FFF" w:rsidR="00FC4DC1" w:rsidRDefault="00EB6E76" w:rsidP="00B22AC1">
      <w:pPr>
        <w:tabs>
          <w:tab w:val="left" w:pos="4575"/>
        </w:tabs>
        <w:spacing w:after="0" w:line="240" w:lineRule="auto"/>
        <w:ind w:left="0" w:firstLine="0"/>
        <w:jc w:val="left"/>
        <w:rPr>
          <w:b/>
          <w:szCs w:val="24"/>
        </w:rPr>
      </w:pPr>
      <w:r>
        <w:rPr>
          <w:b/>
          <w:szCs w:val="24"/>
        </w:rPr>
        <w:t>Word Count: 8340</w:t>
      </w:r>
    </w:p>
    <w:p w14:paraId="6BAD5A81" w14:textId="77777777" w:rsidR="004F3F92" w:rsidRDefault="004F3F92" w:rsidP="00B22AC1">
      <w:pPr>
        <w:tabs>
          <w:tab w:val="left" w:pos="4575"/>
        </w:tabs>
        <w:spacing w:after="0" w:line="240" w:lineRule="auto"/>
        <w:ind w:left="0" w:firstLine="0"/>
        <w:jc w:val="left"/>
        <w:rPr>
          <w:b/>
          <w:szCs w:val="24"/>
        </w:rPr>
      </w:pPr>
    </w:p>
    <w:p w14:paraId="6B1755AB" w14:textId="77777777" w:rsidR="004F3F92" w:rsidRDefault="004F3F92" w:rsidP="00B22AC1">
      <w:pPr>
        <w:tabs>
          <w:tab w:val="left" w:pos="4575"/>
        </w:tabs>
        <w:spacing w:after="0" w:line="240" w:lineRule="auto"/>
        <w:ind w:left="0" w:firstLine="0"/>
        <w:jc w:val="left"/>
        <w:rPr>
          <w:b/>
          <w:szCs w:val="24"/>
        </w:rPr>
      </w:pPr>
    </w:p>
    <w:p w14:paraId="6A288A9C" w14:textId="77777777" w:rsidR="004F3F92" w:rsidRDefault="004F3F92" w:rsidP="00B22AC1">
      <w:pPr>
        <w:tabs>
          <w:tab w:val="left" w:pos="4575"/>
        </w:tabs>
        <w:spacing w:after="0" w:line="240" w:lineRule="auto"/>
        <w:ind w:left="0" w:firstLine="0"/>
        <w:jc w:val="left"/>
        <w:rPr>
          <w:b/>
          <w:szCs w:val="24"/>
        </w:rPr>
      </w:pPr>
    </w:p>
    <w:p w14:paraId="2936EAC2" w14:textId="393C51D3" w:rsidR="00425004" w:rsidRDefault="00B720B2" w:rsidP="00876B93">
      <w:pPr>
        <w:tabs>
          <w:tab w:val="left" w:pos="4575"/>
        </w:tabs>
        <w:spacing w:after="446" w:line="259" w:lineRule="auto"/>
        <w:ind w:left="0" w:firstLine="0"/>
        <w:jc w:val="center"/>
        <w:rPr>
          <w:b/>
          <w:szCs w:val="24"/>
        </w:rPr>
      </w:pPr>
      <w:r w:rsidRPr="008C7178">
        <w:rPr>
          <w:b/>
          <w:szCs w:val="24"/>
        </w:rPr>
        <w:t>Emotion regulation strategy usage in a</w:t>
      </w:r>
      <w:r w:rsidR="006A1496">
        <w:rPr>
          <w:b/>
          <w:szCs w:val="24"/>
        </w:rPr>
        <w:t xml:space="preserve"> </w:t>
      </w:r>
      <w:r w:rsidR="004F39AA">
        <w:rPr>
          <w:b/>
          <w:szCs w:val="24"/>
        </w:rPr>
        <w:t>dynamic, high-intensity</w:t>
      </w:r>
      <w:r w:rsidRPr="008C7178">
        <w:rPr>
          <w:b/>
          <w:szCs w:val="24"/>
        </w:rPr>
        <w:t xml:space="preserve"> context</w:t>
      </w:r>
    </w:p>
    <w:p w14:paraId="4220DD60" w14:textId="77777777" w:rsidR="007C2A29" w:rsidRPr="003D121C" w:rsidRDefault="007C2A29" w:rsidP="00E44513">
      <w:pPr>
        <w:spacing w:after="0" w:line="240" w:lineRule="auto"/>
        <w:contextualSpacing/>
        <w:jc w:val="center"/>
        <w:rPr>
          <w:b/>
          <w:color w:val="000000" w:themeColor="text1"/>
          <w:szCs w:val="24"/>
        </w:rPr>
      </w:pPr>
    </w:p>
    <w:p w14:paraId="01D97C21" w14:textId="77777777" w:rsidR="007C2A29" w:rsidRPr="003D121C" w:rsidRDefault="007C2A29" w:rsidP="00E44513">
      <w:pPr>
        <w:spacing w:after="0" w:line="240" w:lineRule="auto"/>
        <w:contextualSpacing/>
        <w:jc w:val="center"/>
        <w:rPr>
          <w:b/>
          <w:color w:val="000000" w:themeColor="text1"/>
          <w:szCs w:val="24"/>
        </w:rPr>
      </w:pPr>
    </w:p>
    <w:p w14:paraId="0F7B9FB6" w14:textId="77777777" w:rsidR="007C2A29" w:rsidRPr="003D121C" w:rsidRDefault="007C2A29" w:rsidP="00876B93">
      <w:pPr>
        <w:spacing w:after="0" w:line="240" w:lineRule="auto"/>
        <w:contextualSpacing/>
        <w:jc w:val="center"/>
        <w:rPr>
          <w:bCs/>
          <w:color w:val="000000" w:themeColor="text1"/>
          <w:szCs w:val="24"/>
        </w:rPr>
      </w:pPr>
      <w:bookmarkStart w:id="0"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r w:rsidRPr="009B0B57">
        <w:rPr>
          <w:color w:val="000000" w:themeColor="text1"/>
          <w:szCs w:val="24"/>
        </w:rPr>
        <w:t>joanne.stasiak@psych.ucsb.edu</w:t>
      </w:r>
    </w:p>
    <w:p w14:paraId="7390CD38"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stevent.martinez@temple.edu</w:t>
      </w:r>
    </w:p>
    <w:p w14:paraId="151DE32B" w14:textId="77777777" w:rsidR="007C2A29" w:rsidRPr="003D121C" w:rsidRDefault="007C2A29" w:rsidP="00876B93">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katelyn.cliver@temple.edu</w:t>
      </w:r>
    </w:p>
    <w:p w14:paraId="36A0ABFC"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david.gregory@temple.edu</w:t>
      </w:r>
    </w:p>
    <w:p w14:paraId="4CF2A156" w14:textId="77777777" w:rsidR="007C2A29"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Samantha Reisman </w:t>
      </w:r>
      <w:r w:rsidRPr="003D121C">
        <w:rPr>
          <w:b/>
          <w:color w:val="000000" w:themeColor="text1"/>
          <w:szCs w:val="24"/>
          <w:vertAlign w:val="superscript"/>
        </w:rPr>
        <w:t>c</w:t>
      </w:r>
      <w:r w:rsidRPr="003D121C">
        <w:rPr>
          <w:b/>
          <w:color w:val="000000" w:themeColor="text1"/>
          <w:szCs w:val="24"/>
        </w:rPr>
        <w:t xml:space="preserve">, </w:t>
      </w:r>
      <w:r>
        <w:rPr>
          <w:bCs/>
          <w:color w:val="000000" w:themeColor="text1"/>
          <w:szCs w:val="24"/>
        </w:rPr>
        <w:t>Reisman@brown</w:t>
      </w:r>
      <w:r w:rsidRPr="00CC28C9">
        <w:rPr>
          <w:bCs/>
          <w:color w:val="000000" w:themeColor="text1"/>
          <w:szCs w:val="24"/>
        </w:rPr>
        <w:t>.edu</w:t>
      </w:r>
    </w:p>
    <w:p w14:paraId="13244254" w14:textId="77777777" w:rsidR="007C2A29" w:rsidRPr="00CC28C9" w:rsidRDefault="007C2A29" w:rsidP="00876B93">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r>
        <w:rPr>
          <w:bCs/>
          <w:color w:val="000000" w:themeColor="text1"/>
          <w:szCs w:val="24"/>
        </w:rPr>
        <w:t>helen_schmidt@temple.edu</w:t>
      </w:r>
    </w:p>
    <w:p w14:paraId="71113B12"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vishnu.murty@temple.edu</w:t>
      </w:r>
    </w:p>
    <w:p w14:paraId="3D142856" w14:textId="77777777" w:rsidR="007C2A29" w:rsidRPr="003D121C" w:rsidRDefault="007C2A29" w:rsidP="00876B93">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chelsea.helion@temple.edu</w:t>
      </w:r>
    </w:p>
    <w:bookmarkEnd w:id="0"/>
    <w:p w14:paraId="7285974D" w14:textId="77777777" w:rsidR="007C2A29" w:rsidRPr="003D121C" w:rsidRDefault="007C2A29" w:rsidP="00E44513">
      <w:pPr>
        <w:spacing w:after="0" w:line="240" w:lineRule="auto"/>
        <w:contextualSpacing/>
        <w:jc w:val="center"/>
        <w:rPr>
          <w:b/>
          <w:color w:val="000000" w:themeColor="text1"/>
          <w:szCs w:val="24"/>
        </w:rPr>
      </w:pPr>
    </w:p>
    <w:p w14:paraId="48B570E9" w14:textId="77777777" w:rsidR="007C2A29" w:rsidRPr="003D121C" w:rsidRDefault="007C2A29" w:rsidP="00E44513">
      <w:pPr>
        <w:spacing w:after="0" w:line="240" w:lineRule="auto"/>
        <w:ind w:left="0" w:firstLine="0"/>
        <w:contextualSpacing/>
        <w:jc w:val="center"/>
        <w:rPr>
          <w:b/>
          <w:color w:val="000000" w:themeColor="text1"/>
          <w:szCs w:val="24"/>
        </w:rPr>
      </w:pPr>
    </w:p>
    <w:p w14:paraId="73B96E30" w14:textId="77777777" w:rsidR="007C2A29" w:rsidRPr="003D121C" w:rsidRDefault="007C2A29" w:rsidP="00E44513">
      <w:pPr>
        <w:spacing w:after="0" w:line="240" w:lineRule="auto"/>
        <w:contextualSpacing/>
        <w:jc w:val="center"/>
        <w:rPr>
          <w:b/>
          <w:color w:val="000000" w:themeColor="text1"/>
          <w:szCs w:val="24"/>
        </w:rPr>
      </w:pPr>
    </w:p>
    <w:p w14:paraId="2BC51595" w14:textId="77777777" w:rsidR="007C2A29" w:rsidRPr="003D121C" w:rsidRDefault="007C2A29" w:rsidP="00E44513">
      <w:pPr>
        <w:spacing w:after="0" w:line="240" w:lineRule="auto"/>
        <w:contextualSpacing/>
        <w:jc w:val="center"/>
        <w:rPr>
          <w:b/>
          <w:color w:val="000000" w:themeColor="text1"/>
          <w:szCs w:val="24"/>
        </w:rPr>
      </w:pPr>
    </w:p>
    <w:p w14:paraId="42D9CF91" w14:textId="77777777" w:rsidR="007C2A29" w:rsidRPr="003D121C" w:rsidRDefault="007C2A29" w:rsidP="00E44513">
      <w:pPr>
        <w:spacing w:after="0" w:line="240" w:lineRule="auto"/>
        <w:contextualSpacing/>
        <w:jc w:val="center"/>
        <w:rPr>
          <w:b/>
          <w:color w:val="000000" w:themeColor="text1"/>
          <w:szCs w:val="24"/>
        </w:rPr>
      </w:pPr>
    </w:p>
    <w:p w14:paraId="38FCD0BB"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631C654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Psychological &amp; Brain Sciences</w:t>
      </w:r>
    </w:p>
    <w:p w14:paraId="2672CA1F"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Building 251, University of California, Santa Barbara, Santa Barbara, CA, 93106</w:t>
      </w:r>
    </w:p>
    <w:p w14:paraId="1CC0C7DA"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876B93">
      <w:pPr>
        <w:pStyle w:val="Footer"/>
        <w:contextualSpacing/>
        <w:rPr>
          <w:b/>
          <w:color w:val="000000" w:themeColor="text1"/>
          <w:szCs w:val="24"/>
        </w:rPr>
      </w:pPr>
    </w:p>
    <w:p w14:paraId="78F00E0E" w14:textId="77777777" w:rsidR="007C2A29" w:rsidRDefault="007C2A29" w:rsidP="00E44513">
      <w:pPr>
        <w:tabs>
          <w:tab w:val="left" w:pos="4575"/>
        </w:tabs>
        <w:spacing w:after="0" w:line="240" w:lineRule="auto"/>
        <w:ind w:left="0" w:firstLine="0"/>
        <w:rPr>
          <w:b/>
          <w:szCs w:val="24"/>
        </w:rPr>
      </w:pPr>
    </w:p>
    <w:p w14:paraId="2C583908" w14:textId="77777777" w:rsidR="007C2A29" w:rsidRDefault="007C2A29" w:rsidP="00E44513">
      <w:pPr>
        <w:tabs>
          <w:tab w:val="left" w:pos="4575"/>
        </w:tabs>
        <w:spacing w:after="0" w:line="240" w:lineRule="auto"/>
        <w:ind w:left="0" w:firstLine="0"/>
        <w:rPr>
          <w:b/>
          <w:szCs w:val="24"/>
        </w:rPr>
      </w:pPr>
    </w:p>
    <w:p w14:paraId="55C4EF79" w14:textId="2D427DF4" w:rsidR="007C2A29" w:rsidRDefault="007C2A29" w:rsidP="00876B93">
      <w:pPr>
        <w:pStyle w:val="Footer"/>
        <w:contextualSpacing/>
        <w:rPr>
          <w:b/>
          <w:color w:val="000000" w:themeColor="text1"/>
          <w:szCs w:val="24"/>
        </w:rPr>
      </w:pPr>
    </w:p>
    <w:p w14:paraId="6AE6BC66" w14:textId="30D68F30" w:rsidR="00BD0AE5" w:rsidRDefault="00BD0AE5" w:rsidP="00876B93">
      <w:pPr>
        <w:pStyle w:val="Footer"/>
        <w:contextualSpacing/>
        <w:rPr>
          <w:b/>
          <w:color w:val="000000" w:themeColor="text1"/>
          <w:szCs w:val="24"/>
        </w:rPr>
      </w:pPr>
    </w:p>
    <w:p w14:paraId="32400146" w14:textId="5C7DB64A" w:rsidR="00BD0AE5" w:rsidRDefault="00BD0AE5" w:rsidP="00876B93">
      <w:pPr>
        <w:pStyle w:val="Footer"/>
        <w:contextualSpacing/>
        <w:rPr>
          <w:b/>
          <w:color w:val="000000" w:themeColor="text1"/>
          <w:szCs w:val="24"/>
        </w:rPr>
      </w:pPr>
    </w:p>
    <w:p w14:paraId="5DC7293F" w14:textId="3C863319" w:rsidR="00BD0AE5" w:rsidRDefault="00BD0AE5" w:rsidP="00876B93">
      <w:pPr>
        <w:pStyle w:val="Footer"/>
        <w:contextualSpacing/>
        <w:rPr>
          <w:b/>
          <w:color w:val="000000" w:themeColor="text1"/>
          <w:szCs w:val="24"/>
        </w:rPr>
      </w:pPr>
    </w:p>
    <w:p w14:paraId="03631E6D" w14:textId="0C92F4FF" w:rsidR="00BD0AE5" w:rsidRDefault="00BD0AE5" w:rsidP="00876B93">
      <w:pPr>
        <w:pStyle w:val="Footer"/>
        <w:contextualSpacing/>
        <w:rPr>
          <w:b/>
          <w:color w:val="000000" w:themeColor="text1"/>
          <w:szCs w:val="24"/>
        </w:rPr>
      </w:pPr>
    </w:p>
    <w:p w14:paraId="7CCD935B" w14:textId="759AF727" w:rsidR="00BD0AE5" w:rsidRDefault="00BD0AE5" w:rsidP="00876B93">
      <w:pPr>
        <w:pStyle w:val="Footer"/>
        <w:contextualSpacing/>
        <w:rPr>
          <w:b/>
          <w:color w:val="000000" w:themeColor="text1"/>
          <w:szCs w:val="24"/>
        </w:rPr>
      </w:pPr>
    </w:p>
    <w:p w14:paraId="55087EFD" w14:textId="41FC986F" w:rsidR="00BD0AE5" w:rsidRDefault="00BD0AE5" w:rsidP="00876B93">
      <w:pPr>
        <w:pStyle w:val="Footer"/>
        <w:contextualSpacing/>
        <w:rPr>
          <w:b/>
          <w:color w:val="000000" w:themeColor="text1"/>
          <w:szCs w:val="24"/>
        </w:rPr>
      </w:pPr>
    </w:p>
    <w:p w14:paraId="1270C314" w14:textId="77777777" w:rsidR="00BD0AE5" w:rsidRPr="003D121C" w:rsidRDefault="00BD0AE5" w:rsidP="00876B93">
      <w:pPr>
        <w:pStyle w:val="Footer"/>
        <w:contextualSpacing/>
        <w:rPr>
          <w:b/>
          <w:color w:val="000000" w:themeColor="text1"/>
          <w:szCs w:val="24"/>
        </w:rPr>
      </w:pPr>
    </w:p>
    <w:p w14:paraId="07FE37A6" w14:textId="77777777" w:rsidR="007C2A29" w:rsidRPr="003D121C" w:rsidRDefault="007C2A29" w:rsidP="00876B93">
      <w:pPr>
        <w:pStyle w:val="Footer"/>
        <w:contextualSpacing/>
        <w:rPr>
          <w:b/>
          <w:color w:val="000000" w:themeColor="text1"/>
          <w:szCs w:val="24"/>
        </w:rPr>
      </w:pPr>
    </w:p>
    <w:p w14:paraId="6A5E6104" w14:textId="77777777" w:rsidR="007C2A29" w:rsidRPr="003D121C" w:rsidRDefault="007C2A29" w:rsidP="00876B93">
      <w:pPr>
        <w:pStyle w:val="Footer"/>
        <w:ind w:left="0" w:firstLine="0"/>
        <w:contextualSpacing/>
        <w:rPr>
          <w:b/>
          <w:color w:val="000000" w:themeColor="text1"/>
          <w:szCs w:val="24"/>
        </w:rPr>
      </w:pPr>
    </w:p>
    <w:p w14:paraId="41BCC0A0" w14:textId="77777777" w:rsidR="007C2A29" w:rsidRPr="003D121C" w:rsidRDefault="007C2A29" w:rsidP="00876B93">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77777777" w:rsidR="007C2A29" w:rsidRPr="003D121C" w:rsidRDefault="007C2A29" w:rsidP="00876B93">
      <w:pPr>
        <w:pStyle w:val="Footer"/>
        <w:contextualSpacing/>
        <w:rPr>
          <w:bCs/>
          <w:color w:val="000000" w:themeColor="text1"/>
          <w:szCs w:val="24"/>
        </w:rPr>
      </w:pPr>
      <w:r w:rsidRPr="003D121C">
        <w:rPr>
          <w:bCs/>
          <w:i/>
          <w:iCs/>
          <w:color w:val="000000" w:themeColor="text1"/>
          <w:szCs w:val="24"/>
        </w:rPr>
        <w:t xml:space="preserve">E-mail address: </w:t>
      </w:r>
      <w:r w:rsidRPr="003D121C">
        <w:rPr>
          <w:bCs/>
          <w:color w:val="000000" w:themeColor="text1"/>
          <w:szCs w:val="24"/>
        </w:rPr>
        <w:t>billy.mitchell@temple.edu</w:t>
      </w:r>
    </w:p>
    <w:p w14:paraId="3261CF5B" w14:textId="77777777" w:rsidR="00AF35DC" w:rsidRDefault="007C2A29" w:rsidP="00876B93">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 xml:space="preserve">717 Weiss Hall, Temple University, </w:t>
      </w:r>
    </w:p>
    <w:p w14:paraId="280D82ED" w14:textId="42A0EAF0" w:rsidR="007C2A29" w:rsidRPr="003D121C" w:rsidRDefault="007C2A29" w:rsidP="00876B93">
      <w:pPr>
        <w:pStyle w:val="Footer"/>
        <w:contextualSpacing/>
        <w:rPr>
          <w:bCs/>
          <w:color w:val="000000" w:themeColor="text1"/>
          <w:szCs w:val="24"/>
        </w:rPr>
      </w:pPr>
      <w:r w:rsidRPr="003D121C">
        <w:rPr>
          <w:bCs/>
          <w:color w:val="000000" w:themeColor="text1"/>
          <w:szCs w:val="24"/>
        </w:rPr>
        <w:t>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1496F435" w14:textId="23C78F55" w:rsidR="00425004" w:rsidRDefault="00B720B2" w:rsidP="00E44513">
      <w:pPr>
        <w:spacing w:after="0" w:line="480" w:lineRule="auto"/>
        <w:ind w:left="0" w:firstLine="0"/>
        <w:rPr>
          <w:szCs w:val="24"/>
        </w:rPr>
      </w:pPr>
      <w:r w:rsidRPr="008C7178">
        <w:rPr>
          <w:b/>
          <w:szCs w:val="24"/>
        </w:rPr>
        <w:lastRenderedPageBreak/>
        <w:t>ABSTRACT (</w:t>
      </w:r>
      <w:del w:id="1" w:author="Billy Mitchell" w:date="2023-11-07T10:35:00Z">
        <w:r w:rsidR="00FD0285" w:rsidDel="00260459">
          <w:rPr>
            <w:b/>
            <w:szCs w:val="24"/>
          </w:rPr>
          <w:delText>2</w:delText>
        </w:r>
        <w:r w:rsidR="00F04217" w:rsidDel="00260459">
          <w:rPr>
            <w:b/>
            <w:szCs w:val="24"/>
          </w:rPr>
          <w:delText>3</w:delText>
        </w:r>
        <w:r w:rsidR="007B47B5" w:rsidDel="00260459">
          <w:rPr>
            <w:b/>
            <w:szCs w:val="24"/>
          </w:rPr>
          <w:delText>6</w:delText>
        </w:r>
      </w:del>
      <w:r w:rsidRPr="008C7178">
        <w:rPr>
          <w:b/>
          <w:szCs w:val="24"/>
        </w:rPr>
        <w:t xml:space="preserve"> / </w:t>
      </w:r>
      <w:r w:rsidR="003C56B6">
        <w:rPr>
          <w:b/>
          <w:szCs w:val="24"/>
        </w:rPr>
        <w:t>2</w:t>
      </w:r>
      <w:r w:rsidR="00FD0285">
        <w:rPr>
          <w:b/>
          <w:szCs w:val="24"/>
        </w:rPr>
        <w:t>50</w:t>
      </w:r>
      <w:r w:rsidR="003C56B6" w:rsidRPr="008C7178">
        <w:rPr>
          <w:b/>
          <w:szCs w:val="24"/>
        </w:rPr>
        <w:t xml:space="preserve"> </w:t>
      </w:r>
      <w:r w:rsidRPr="008C7178">
        <w:rPr>
          <w:b/>
          <w:szCs w:val="24"/>
        </w:rPr>
        <w:t xml:space="preserve">Words): </w:t>
      </w:r>
      <w:bookmarkStart w:id="2" w:name="_Hlk135689145"/>
      <w:r w:rsidRPr="008C7178">
        <w:rPr>
          <w:szCs w:val="24"/>
        </w:rPr>
        <w:t xml:space="preserve">Successful emotion regulation requires effective strategy selection. Prior research suggests that </w:t>
      </w:r>
      <w:r w:rsidR="00C67D89">
        <w:rPr>
          <w:szCs w:val="24"/>
        </w:rPr>
        <w:t xml:space="preserve">disengagement </w:t>
      </w:r>
      <w:r w:rsidRPr="008C7178">
        <w:rPr>
          <w:szCs w:val="24"/>
        </w:rPr>
        <w:t>strategies</w:t>
      </w:r>
      <w:r w:rsidR="00C67D89">
        <w:rPr>
          <w:szCs w:val="24"/>
        </w:rPr>
        <w:t xml:space="preserve"> (e.g., distraction)</w:t>
      </w:r>
      <w:r w:rsidRPr="008C7178">
        <w:rPr>
          <w:szCs w:val="24"/>
        </w:rPr>
        <w:t xml:space="preserve"> are more likely to be selected </w:t>
      </w:r>
      <w:r w:rsidR="00AF35DC">
        <w:rPr>
          <w:szCs w:val="24"/>
        </w:rPr>
        <w:t>than</w:t>
      </w:r>
      <w:r w:rsidR="00C67D89">
        <w:rPr>
          <w:szCs w:val="24"/>
        </w:rPr>
        <w:t xml:space="preserve"> engagement</w:t>
      </w:r>
      <w:r w:rsidR="00AF35DC">
        <w:rPr>
          <w:szCs w:val="24"/>
        </w:rPr>
        <w:t xml:space="preserve"> strategies</w:t>
      </w:r>
      <w:r w:rsidR="00C67D89">
        <w:rPr>
          <w:szCs w:val="24"/>
        </w:rPr>
        <w:t xml:space="preserve"> (e.g., reappraisal)</w:t>
      </w:r>
      <w:r w:rsidR="00AF35DC">
        <w:rPr>
          <w:szCs w:val="24"/>
        </w:rPr>
        <w:t xml:space="preserve"> </w:t>
      </w:r>
      <w:r w:rsidRPr="008C7178">
        <w:rPr>
          <w:szCs w:val="24"/>
        </w:rPr>
        <w:t>as emotional experiences intensify</w:t>
      </w:r>
      <w:r w:rsidR="00007944">
        <w:rPr>
          <w:szCs w:val="24"/>
        </w:rPr>
        <w:t>. However, t</w:t>
      </w:r>
      <w:r w:rsidR="00CD160F">
        <w:rPr>
          <w:szCs w:val="24"/>
        </w:rPr>
        <w:t>he extent to which</w:t>
      </w:r>
      <w:r w:rsidR="00D80B3A">
        <w:rPr>
          <w:szCs w:val="24"/>
        </w:rPr>
        <w:t xml:space="preserve"> </w:t>
      </w:r>
      <w:r w:rsidR="00150851">
        <w:rPr>
          <w:szCs w:val="24"/>
        </w:rPr>
        <w:t xml:space="preserve">emotion regulation </w:t>
      </w:r>
      <w:r w:rsidR="00CD160F">
        <w:rPr>
          <w:szCs w:val="24"/>
        </w:rPr>
        <w:t>strategy</w:t>
      </w:r>
      <w:r w:rsidR="00150851">
        <w:rPr>
          <w:szCs w:val="24"/>
        </w:rPr>
        <w:t xml:space="preserve"> </w:t>
      </w:r>
      <w:r w:rsidR="00CD160F" w:rsidRPr="00837CFE">
        <w:rPr>
          <w:i/>
          <w:szCs w:val="24"/>
        </w:rPr>
        <w:t>choice</w:t>
      </w:r>
      <w:r w:rsidR="00CD160F">
        <w:rPr>
          <w:szCs w:val="24"/>
        </w:rPr>
        <w:t xml:space="preserve"> </w:t>
      </w:r>
      <w:r w:rsidR="00D80B3A">
        <w:rPr>
          <w:szCs w:val="24"/>
        </w:rPr>
        <w:t>relationships</w:t>
      </w:r>
      <w:r w:rsidR="00F33AE2">
        <w:rPr>
          <w:szCs w:val="24"/>
        </w:rPr>
        <w:t xml:space="preserve"> in ideal or controlled circumstances</w:t>
      </w:r>
      <w:r w:rsidR="00D80B3A">
        <w:rPr>
          <w:szCs w:val="24"/>
        </w:rPr>
        <w:t xml:space="preserve"> </w:t>
      </w:r>
      <w:r w:rsidR="00CD160F">
        <w:rPr>
          <w:szCs w:val="24"/>
        </w:rPr>
        <w:t xml:space="preserve">reflect strategy </w:t>
      </w:r>
      <w:r w:rsidR="00CD160F" w:rsidRPr="00837CFE">
        <w:rPr>
          <w:i/>
          <w:szCs w:val="24"/>
        </w:rPr>
        <w:t>usage</w:t>
      </w:r>
      <w:r w:rsidR="00CD160F">
        <w:rPr>
          <w:szCs w:val="24"/>
        </w:rPr>
        <w:t xml:space="preserve"> </w:t>
      </w:r>
      <w:r w:rsidR="006A1496">
        <w:rPr>
          <w:szCs w:val="24"/>
        </w:rPr>
        <w:t>during high-intensity, complex, multimodal events</w:t>
      </w:r>
      <w:r w:rsidR="00CD160F">
        <w:rPr>
          <w:szCs w:val="24"/>
        </w:rPr>
        <w:t xml:space="preserve"> </w:t>
      </w:r>
      <w:r w:rsidR="00007944">
        <w:rPr>
          <w:szCs w:val="24"/>
        </w:rPr>
        <w:t>is</w:t>
      </w:r>
      <w:r w:rsidR="00CD160F">
        <w:rPr>
          <w:szCs w:val="24"/>
        </w:rPr>
        <w:t xml:space="preserve"> not </w:t>
      </w:r>
      <w:r w:rsidR="00FB3B51">
        <w:rPr>
          <w:szCs w:val="24"/>
        </w:rPr>
        <w:t>well</w:t>
      </w:r>
      <w:r w:rsidR="00CD160F">
        <w:rPr>
          <w:szCs w:val="24"/>
        </w:rPr>
        <w:t xml:space="preserve"> understood. </w:t>
      </w:r>
      <w:r w:rsidRPr="008C7178">
        <w:rPr>
          <w:szCs w:val="24"/>
        </w:rPr>
        <w:t xml:space="preserve">The present research uses a </w:t>
      </w:r>
      <w:r w:rsidR="00C52CA8">
        <w:rPr>
          <w:szCs w:val="24"/>
        </w:rPr>
        <w:t>high-intensity, high-stimulation multimodal</w:t>
      </w:r>
      <w:r w:rsidRPr="008C7178">
        <w:rPr>
          <w:szCs w:val="24"/>
        </w:rPr>
        <w:t xml:space="preserve"> </w:t>
      </w:r>
      <w:r w:rsidR="00C67D89">
        <w:rPr>
          <w:szCs w:val="24"/>
        </w:rPr>
        <w:t>environment</w:t>
      </w:r>
      <w:r w:rsidRPr="008C7178">
        <w:rPr>
          <w:szCs w:val="24"/>
        </w:rPr>
        <w:t xml:space="preserve"> to examine </w:t>
      </w:r>
      <w:r w:rsidR="00CD160F">
        <w:rPr>
          <w:szCs w:val="24"/>
        </w:rPr>
        <w:t xml:space="preserve">the association between affective intensity and </w:t>
      </w:r>
      <w:r w:rsidR="00AF35DC">
        <w:rPr>
          <w:szCs w:val="24"/>
        </w:rPr>
        <w:t xml:space="preserve">regulatory </w:t>
      </w:r>
      <w:r w:rsidRPr="008C7178">
        <w:rPr>
          <w:szCs w:val="24"/>
        </w:rPr>
        <w:t xml:space="preserve">strategy </w:t>
      </w:r>
      <w:r w:rsidR="00CD160F">
        <w:rPr>
          <w:szCs w:val="24"/>
        </w:rPr>
        <w:t xml:space="preserve">usage </w:t>
      </w:r>
      <w:r w:rsidR="006A1496">
        <w:rPr>
          <w:szCs w:val="24"/>
        </w:rPr>
        <w:t>among</w:t>
      </w:r>
      <w:r w:rsidR="00CD160F">
        <w:rPr>
          <w:szCs w:val="24"/>
        </w:rPr>
        <w:t xml:space="preserve"> untrained participants</w:t>
      </w:r>
      <w:r w:rsidR="005B626E">
        <w:rPr>
          <w:szCs w:val="24"/>
        </w:rPr>
        <w:t xml:space="preserve"> -</w:t>
      </w:r>
      <w:r w:rsidR="00D80B3A">
        <w:rPr>
          <w:szCs w:val="24"/>
        </w:rPr>
        <w:t xml:space="preserve"> individuals given no prior regulation instructions or direction</w:t>
      </w:r>
      <w:r w:rsidR="005B626E">
        <w:rPr>
          <w:szCs w:val="24"/>
        </w:rPr>
        <w:t xml:space="preserve"> - </w:t>
      </w:r>
      <w:r w:rsidR="00CD160F">
        <w:rPr>
          <w:szCs w:val="24"/>
        </w:rPr>
        <w:t>while</w:t>
      </w:r>
      <w:r w:rsidRPr="008C7178">
        <w:rPr>
          <w:szCs w:val="24"/>
        </w:rPr>
        <w:t xml:space="preserve"> navigat</w:t>
      </w:r>
      <w:r w:rsidR="00CD160F">
        <w:rPr>
          <w:szCs w:val="24"/>
        </w:rPr>
        <w:t>ing</w:t>
      </w:r>
      <w:r w:rsidRPr="008C7178">
        <w:rPr>
          <w:szCs w:val="24"/>
        </w:rPr>
        <w:t xml:space="preserve"> a haunted house</w:t>
      </w:r>
      <w:r w:rsidR="00AF35DC">
        <w:rPr>
          <w:szCs w:val="24"/>
        </w:rPr>
        <w:t>.</w:t>
      </w:r>
      <w:r w:rsidRPr="008C7178">
        <w:rPr>
          <w:szCs w:val="24"/>
        </w:rPr>
        <w:t xml:space="preserve"> </w:t>
      </w:r>
      <w:r w:rsidR="006725C8">
        <w:rPr>
          <w:szCs w:val="24"/>
        </w:rPr>
        <w:t>Study 1</w:t>
      </w:r>
      <w:r w:rsidRPr="008C7178">
        <w:rPr>
          <w:szCs w:val="24"/>
        </w:rPr>
        <w:t xml:space="preserve"> (</w:t>
      </w:r>
      <w:r w:rsidRPr="008C7178">
        <w:rPr>
          <w:i/>
          <w:szCs w:val="24"/>
        </w:rPr>
        <w:t xml:space="preserve">n = </w:t>
      </w:r>
      <w:r w:rsidRPr="008C7178">
        <w:rPr>
          <w:szCs w:val="24"/>
        </w:rPr>
        <w:t xml:space="preserve">118) </w:t>
      </w:r>
      <w:ins w:id="3" w:author="Billy Mitchell" w:date="2023-11-07T09:37:00Z">
        <w:r w:rsidR="00532284">
          <w:rPr>
            <w:szCs w:val="24"/>
          </w:rPr>
          <w:t>did not</w:t>
        </w:r>
      </w:ins>
      <w:del w:id="4" w:author="Billy Mitchell" w:date="2023-11-07T09:37:00Z">
        <w:r w:rsidRPr="008C7178" w:rsidDel="00532284">
          <w:rPr>
            <w:szCs w:val="24"/>
          </w:rPr>
          <w:delText>f</w:delText>
        </w:r>
        <w:r w:rsidR="006A1496" w:rsidDel="00532284">
          <w:rPr>
            <w:szCs w:val="24"/>
          </w:rPr>
          <w:delText>ailed to</w:delText>
        </w:r>
      </w:del>
      <w:r w:rsidR="006A1496">
        <w:rPr>
          <w:szCs w:val="24"/>
        </w:rPr>
        <w:t xml:space="preserve"> find a </w:t>
      </w:r>
      <w:r w:rsidRPr="008C7178">
        <w:rPr>
          <w:szCs w:val="24"/>
        </w:rPr>
        <w:t xml:space="preserve">relationship between emotional intensity and use of </w:t>
      </w:r>
      <w:r w:rsidR="00C67D89">
        <w:rPr>
          <w:szCs w:val="24"/>
        </w:rPr>
        <w:t>engagement</w:t>
      </w:r>
      <w:r w:rsidR="00150851">
        <w:rPr>
          <w:szCs w:val="24"/>
        </w:rPr>
        <w:t xml:space="preserve"> and</w:t>
      </w:r>
      <w:r w:rsidR="00C67D89">
        <w:rPr>
          <w:szCs w:val="24"/>
        </w:rPr>
        <w:t xml:space="preserve"> disengagement</w:t>
      </w:r>
      <w:r w:rsidRPr="008C7178">
        <w:rPr>
          <w:szCs w:val="24"/>
        </w:rPr>
        <w:t xml:space="preserve"> strategies</w:t>
      </w:r>
      <w:r w:rsidR="00B17C41">
        <w:rPr>
          <w:szCs w:val="24"/>
        </w:rPr>
        <w:t xml:space="preserve"> to downregulate emotions</w:t>
      </w:r>
      <w:r w:rsidR="00AF35DC">
        <w:rPr>
          <w:szCs w:val="24"/>
        </w:rPr>
        <w:t xml:space="preserve">. </w:t>
      </w:r>
      <w:r w:rsidR="00150851">
        <w:rPr>
          <w:szCs w:val="24"/>
        </w:rPr>
        <w:t>T</w:t>
      </w:r>
      <w:r w:rsidR="00C67D89">
        <w:rPr>
          <w:szCs w:val="24"/>
        </w:rPr>
        <w:t>hough more intense experiences did not predict more frequent distraction</w:t>
      </w:r>
      <w:r w:rsidR="00150851">
        <w:rPr>
          <w:szCs w:val="24"/>
        </w:rPr>
        <w:t xml:space="preserve"> usage</w:t>
      </w:r>
      <w:r w:rsidR="00C67D89">
        <w:rPr>
          <w:szCs w:val="24"/>
        </w:rPr>
        <w:t xml:space="preserve">, the </w:t>
      </w:r>
      <w:r w:rsidR="00150851">
        <w:rPr>
          <w:szCs w:val="24"/>
        </w:rPr>
        <w:t>regulatory success</w:t>
      </w:r>
      <w:r w:rsidR="00C67D89">
        <w:rPr>
          <w:szCs w:val="24"/>
        </w:rPr>
        <w:t xml:space="preserve"> of </w:t>
      </w:r>
      <w:r w:rsidR="00B17C41">
        <w:rPr>
          <w:szCs w:val="24"/>
        </w:rPr>
        <w:t>d</w:t>
      </w:r>
      <w:r w:rsidR="00FB3B51">
        <w:rPr>
          <w:szCs w:val="24"/>
        </w:rPr>
        <w:t>istractio</w:t>
      </w:r>
      <w:r w:rsidR="00C67D89">
        <w:rPr>
          <w:szCs w:val="24"/>
        </w:rPr>
        <w:t>n</w:t>
      </w:r>
      <w:r w:rsidR="00150851">
        <w:rPr>
          <w:szCs w:val="24"/>
        </w:rPr>
        <w:t>, but not reappraisal,</w:t>
      </w:r>
      <w:r w:rsidR="00C67D89">
        <w:rPr>
          <w:szCs w:val="24"/>
        </w:rPr>
        <w:t xml:space="preserve"> decreased as emotional intensity increase</w:t>
      </w:r>
      <w:r w:rsidR="00150851">
        <w:rPr>
          <w:szCs w:val="24"/>
        </w:rPr>
        <w:t>d in this context</w:t>
      </w:r>
      <w:r w:rsidR="00C67D89">
        <w:rPr>
          <w:szCs w:val="24"/>
        </w:rPr>
        <w:t xml:space="preserve">. </w:t>
      </w:r>
      <w:r w:rsidR="00150851">
        <w:rPr>
          <w:szCs w:val="24"/>
        </w:rPr>
        <w:t xml:space="preserve">This deviation from the expectations </w:t>
      </w:r>
      <w:r w:rsidR="00D80B3A">
        <w:rPr>
          <w:szCs w:val="24"/>
        </w:rPr>
        <w:t>set by</w:t>
      </w:r>
      <w:r w:rsidR="00150851">
        <w:rPr>
          <w:szCs w:val="24"/>
        </w:rPr>
        <w:t xml:space="preserve"> </w:t>
      </w:r>
      <w:r w:rsidR="002D566C">
        <w:rPr>
          <w:szCs w:val="24"/>
        </w:rPr>
        <w:t>extant</w:t>
      </w:r>
      <w:r w:rsidR="00D80B3A">
        <w:rPr>
          <w:szCs w:val="24"/>
        </w:rPr>
        <w:t xml:space="preserve"> </w:t>
      </w:r>
      <w:r w:rsidR="002D566C">
        <w:rPr>
          <w:szCs w:val="24"/>
        </w:rPr>
        <w:t xml:space="preserve">literature might </w:t>
      </w:r>
      <w:r w:rsidR="00D80B3A">
        <w:rPr>
          <w:szCs w:val="24"/>
        </w:rPr>
        <w:t xml:space="preserve">reflect </w:t>
      </w:r>
      <w:proofErr w:type="spellStart"/>
      <w:r w:rsidR="00D80B3A">
        <w:rPr>
          <w:szCs w:val="24"/>
        </w:rPr>
        <w:t>a</w:t>
      </w:r>
      <w:del w:id="5" w:author="Billy Mitchell" w:date="2023-11-07T09:38:00Z">
        <w:r w:rsidR="00D80B3A" w:rsidDel="00532284">
          <w:rPr>
            <w:szCs w:val="24"/>
          </w:rPr>
          <w:delText xml:space="preserve">n inherent </w:delText>
        </w:r>
      </w:del>
      <w:r w:rsidR="00D80B3A">
        <w:rPr>
          <w:szCs w:val="24"/>
        </w:rPr>
        <w:t>lack</w:t>
      </w:r>
      <w:proofErr w:type="spellEnd"/>
      <w:r w:rsidR="00D80B3A">
        <w:rPr>
          <w:szCs w:val="24"/>
        </w:rPr>
        <w:t xml:space="preserve"> of distraction affordances during</w:t>
      </w:r>
      <w:r w:rsidR="002D566C">
        <w:rPr>
          <w:szCs w:val="24"/>
        </w:rPr>
        <w:t xml:space="preserve"> high-intensity, high-stimulation e</w:t>
      </w:r>
      <w:r w:rsidR="00D80B3A">
        <w:rPr>
          <w:szCs w:val="24"/>
        </w:rPr>
        <w:t>vents</w:t>
      </w:r>
      <w:r w:rsidR="002D566C">
        <w:rPr>
          <w:szCs w:val="24"/>
        </w:rPr>
        <w:t>.</w:t>
      </w:r>
      <w:r w:rsidR="00D80B3A">
        <w:rPr>
          <w:szCs w:val="24"/>
        </w:rPr>
        <w:t xml:space="preserve"> To determine whether l</w:t>
      </w:r>
      <w:r w:rsidR="002D566C">
        <w:rPr>
          <w:szCs w:val="24"/>
        </w:rPr>
        <w:t xml:space="preserve">ess stimulating representations of the same experiences might </w:t>
      </w:r>
      <w:ins w:id="6" w:author="Billy Mitchell" w:date="2023-11-07T09:39:00Z">
        <w:r w:rsidR="00532284">
          <w:rPr>
            <w:szCs w:val="24"/>
          </w:rPr>
          <w:t xml:space="preserve">more closely </w:t>
        </w:r>
      </w:ins>
      <w:del w:id="7" w:author="Billy Mitchell" w:date="2023-11-07T09:39:00Z">
        <w:r w:rsidR="002D566C" w:rsidDel="00532284">
          <w:rPr>
            <w:szCs w:val="24"/>
          </w:rPr>
          <w:delText>better</w:delText>
        </w:r>
      </w:del>
      <w:r w:rsidR="002D566C">
        <w:rPr>
          <w:szCs w:val="24"/>
        </w:rPr>
        <w:t xml:space="preserve"> </w:t>
      </w:r>
      <w:ins w:id="8" w:author="Billy Mitchell" w:date="2023-11-07T09:39:00Z">
        <w:r w:rsidR="00532284">
          <w:rPr>
            <w:szCs w:val="24"/>
          </w:rPr>
          <w:t>parallel</w:t>
        </w:r>
      </w:ins>
      <w:del w:id="9" w:author="Billy Mitchell" w:date="2023-11-07T09:39:00Z">
        <w:r w:rsidR="002D566C" w:rsidDel="00532284">
          <w:rPr>
            <w:szCs w:val="24"/>
          </w:rPr>
          <w:delText>refle</w:delText>
        </w:r>
        <w:r w:rsidR="00D80B3A" w:rsidDel="00532284">
          <w:rPr>
            <w:szCs w:val="24"/>
          </w:rPr>
          <w:delText>ct</w:delText>
        </w:r>
      </w:del>
      <w:r w:rsidR="00D80B3A">
        <w:rPr>
          <w:szCs w:val="24"/>
        </w:rPr>
        <w:t xml:space="preserve"> established associations between strategy selection and emotional intensity, </w:t>
      </w:r>
      <w:r w:rsidR="00FB3B51">
        <w:rPr>
          <w:szCs w:val="24"/>
        </w:rPr>
        <w:t>S</w:t>
      </w:r>
      <w:r w:rsidRPr="008C7178">
        <w:rPr>
          <w:szCs w:val="24"/>
        </w:rPr>
        <w:t xml:space="preserve">tudy </w:t>
      </w:r>
      <w:r w:rsidR="006725C8">
        <w:rPr>
          <w:szCs w:val="24"/>
        </w:rPr>
        <w:t>2</w:t>
      </w:r>
      <w:r w:rsidR="00D80B3A">
        <w:rPr>
          <w:szCs w:val="24"/>
        </w:rPr>
        <w:t xml:space="preserve"> </w:t>
      </w:r>
      <w:r w:rsidRPr="008C7178">
        <w:rPr>
          <w:szCs w:val="24"/>
        </w:rPr>
        <w:t>participants (</w:t>
      </w:r>
      <w:r w:rsidRPr="008C7178">
        <w:rPr>
          <w:i/>
          <w:szCs w:val="24"/>
        </w:rPr>
        <w:t xml:space="preserve">n </w:t>
      </w:r>
      <w:r w:rsidRPr="008C7178">
        <w:rPr>
          <w:szCs w:val="24"/>
        </w:rPr>
        <w:t xml:space="preserve">= 152) </w:t>
      </w:r>
      <w:ins w:id="10" w:author="Billy Mitchell" w:date="2023-11-07T09:40:00Z">
        <w:r w:rsidR="00532284">
          <w:rPr>
            <w:szCs w:val="24"/>
          </w:rPr>
          <w:t>forecasted</w:t>
        </w:r>
      </w:ins>
      <w:del w:id="11" w:author="Billy Mitchell" w:date="2023-11-07T09:40:00Z">
        <w:r w:rsidRPr="008C7178" w:rsidDel="00532284">
          <w:rPr>
            <w:szCs w:val="24"/>
          </w:rPr>
          <w:delText>predicted</w:delText>
        </w:r>
      </w:del>
      <w:r w:rsidRPr="008C7178">
        <w:rPr>
          <w:szCs w:val="24"/>
        </w:rPr>
        <w:t xml:space="preserve"> regulation strategy usage based on the experiences reported by </w:t>
      </w:r>
      <w:del w:id="12" w:author="Billy Mitchell" w:date="2023-11-07T09:39:00Z">
        <w:r w:rsidR="00577234" w:rsidDel="00532284">
          <w:rPr>
            <w:szCs w:val="24"/>
          </w:rPr>
          <w:delText xml:space="preserve">the </w:delText>
        </w:r>
      </w:del>
      <w:r w:rsidR="00496DF7">
        <w:rPr>
          <w:szCs w:val="24"/>
        </w:rPr>
        <w:t xml:space="preserve">pilot </w:t>
      </w:r>
      <w:r w:rsidRPr="008C7178">
        <w:rPr>
          <w:szCs w:val="24"/>
        </w:rPr>
        <w:t>participants</w:t>
      </w:r>
      <w:ins w:id="13" w:author="Billy Mitchell" w:date="2023-11-07T09:39:00Z">
        <w:r w:rsidR="00532284">
          <w:rPr>
            <w:szCs w:val="24"/>
          </w:rPr>
          <w:t xml:space="preserve"> in the haunted house</w:t>
        </w:r>
      </w:ins>
      <w:r w:rsidR="00B17C41">
        <w:rPr>
          <w:szCs w:val="24"/>
        </w:rPr>
        <w:t xml:space="preserve">. The </w:t>
      </w:r>
      <w:del w:id="14" w:author="Billy Mitchell" w:date="2023-11-07T09:40:00Z">
        <w:r w:rsidR="00B17C41" w:rsidDel="00532284">
          <w:rPr>
            <w:szCs w:val="24"/>
          </w:rPr>
          <w:delText xml:space="preserve">forecasted </w:delText>
        </w:r>
      </w:del>
      <w:r w:rsidR="00B17C41">
        <w:rPr>
          <w:szCs w:val="24"/>
        </w:rPr>
        <w:t>choice</w:t>
      </w:r>
      <w:ins w:id="15" w:author="Billy Mitchell" w:date="2023-11-07T09:40:00Z">
        <w:r w:rsidR="00532284">
          <w:rPr>
            <w:szCs w:val="24"/>
          </w:rPr>
          <w:t>s</w:t>
        </w:r>
      </w:ins>
      <w:r w:rsidR="00B17C41">
        <w:rPr>
          <w:szCs w:val="24"/>
        </w:rPr>
        <w:t xml:space="preserve"> of </w:t>
      </w:r>
      <w:ins w:id="16" w:author="Billy Mitchell" w:date="2023-11-07T09:40:00Z">
        <w:r w:rsidR="00532284">
          <w:rPr>
            <w:szCs w:val="24"/>
          </w:rPr>
          <w:t>forecasters</w:t>
        </w:r>
      </w:ins>
      <w:del w:id="17" w:author="Billy Mitchell" w:date="2023-11-07T09:40:00Z">
        <w:r w:rsidR="00B17C41" w:rsidDel="00532284">
          <w:rPr>
            <w:szCs w:val="24"/>
          </w:rPr>
          <w:delText>predictor</w:delText>
        </w:r>
      </w:del>
      <w:del w:id="18" w:author="Billy Mitchell" w:date="2023-11-07T10:35:00Z">
        <w:r w:rsidR="00B17C41" w:rsidDel="00260459">
          <w:rPr>
            <w:szCs w:val="24"/>
          </w:rPr>
          <w:delText>s</w:delText>
        </w:r>
      </w:del>
      <w:r w:rsidR="00B17C41">
        <w:rPr>
          <w:szCs w:val="24"/>
        </w:rPr>
        <w:t xml:space="preserve"> closely mirrored </w:t>
      </w:r>
      <w:r w:rsidRPr="008C7178">
        <w:rPr>
          <w:szCs w:val="24"/>
        </w:rPr>
        <w:t>regulatory choice associations reported in prior literature.</w:t>
      </w:r>
      <w:ins w:id="19" w:author="Billy Mitchell" w:date="2023-11-07T09:44:00Z">
        <w:r w:rsidR="00057DC8">
          <w:rPr>
            <w:szCs w:val="24"/>
          </w:rPr>
          <w:t xml:space="preserve"> Study 3 </w:t>
        </w:r>
      </w:ins>
      <w:ins w:id="20" w:author="Billy Mitchell" w:date="2023-11-07T09:46:00Z">
        <w:r w:rsidR="00057DC8">
          <w:rPr>
            <w:szCs w:val="24"/>
          </w:rPr>
          <w:t>leveraged video stimuli in a 2</w:t>
        </w:r>
      </w:ins>
      <w:ins w:id="21" w:author="Billy Mitchell" w:date="2023-11-07T09:48:00Z">
        <w:r w:rsidR="00057DC8">
          <w:rPr>
            <w:szCs w:val="24"/>
          </w:rPr>
          <w:t xml:space="preserve"> (condition: experience vs. forecast) </w:t>
        </w:r>
      </w:ins>
      <w:ins w:id="22" w:author="Billy Mitchell" w:date="2023-11-07T09:46:00Z">
        <w:r w:rsidR="00057DC8">
          <w:rPr>
            <w:szCs w:val="24"/>
          </w:rPr>
          <w:t>x</w:t>
        </w:r>
      </w:ins>
      <w:ins w:id="23" w:author="Billy Mitchell" w:date="2023-11-07T09:49:00Z">
        <w:r w:rsidR="00057DC8">
          <w:rPr>
            <w:szCs w:val="24"/>
          </w:rPr>
          <w:t xml:space="preserve"> </w:t>
        </w:r>
      </w:ins>
      <w:ins w:id="24" w:author="Billy Mitchell" w:date="2023-11-07T09:46:00Z">
        <w:r w:rsidR="00057DC8">
          <w:rPr>
            <w:szCs w:val="24"/>
          </w:rPr>
          <w:t>2</w:t>
        </w:r>
      </w:ins>
      <w:ins w:id="25" w:author="Billy Mitchell" w:date="2023-11-07T09:49:00Z">
        <w:r w:rsidR="00057DC8">
          <w:rPr>
            <w:szCs w:val="24"/>
          </w:rPr>
          <w:t xml:space="preserve"> (intensity: low vs. high)</w:t>
        </w:r>
      </w:ins>
      <w:ins w:id="26" w:author="Billy Mitchell" w:date="2023-11-07T09:46:00Z">
        <w:r w:rsidR="00057DC8">
          <w:rPr>
            <w:szCs w:val="24"/>
          </w:rPr>
          <w:t xml:space="preserve"> mixed design</w:t>
        </w:r>
      </w:ins>
      <w:ins w:id="27" w:author="Billy Mitchell" w:date="2023-11-07T09:50:00Z">
        <w:r w:rsidR="00E358A8">
          <w:rPr>
            <w:szCs w:val="24"/>
          </w:rPr>
          <w:t xml:space="preserve"> to identify differences between strategy usage and forecasting in </w:t>
        </w:r>
      </w:ins>
      <w:ins w:id="28" w:author="Billy Mitchell" w:date="2023-11-07T10:21:00Z">
        <w:r w:rsidR="00E358A8">
          <w:rPr>
            <w:szCs w:val="24"/>
          </w:rPr>
          <w:t>the same context with the same stimuli.</w:t>
        </w:r>
      </w:ins>
      <w:del w:id="29" w:author="Billy Mitchell" w:date="2023-11-07T09:49:00Z">
        <w:r w:rsidR="007937AC" w:rsidDel="00057DC8">
          <w:rPr>
            <w:szCs w:val="24"/>
          </w:rPr>
          <w:delText xml:space="preserve"> </w:delText>
        </w:r>
      </w:del>
      <w:ins w:id="30" w:author="Billy Mitchell" w:date="2023-11-07T10:21:00Z">
        <w:r w:rsidR="00E358A8">
          <w:rPr>
            <w:szCs w:val="24"/>
          </w:rPr>
          <w:t xml:space="preserve"> </w:t>
        </w:r>
      </w:ins>
      <w:r w:rsidR="00C52CA8">
        <w:rPr>
          <w:szCs w:val="24"/>
        </w:rPr>
        <w:t xml:space="preserve">This </w:t>
      </w:r>
      <w:r w:rsidR="005E1801">
        <w:rPr>
          <w:szCs w:val="24"/>
        </w:rPr>
        <w:t xml:space="preserve">pattern of results </w:t>
      </w:r>
      <w:r w:rsidR="00C52CA8">
        <w:rPr>
          <w:szCs w:val="24"/>
        </w:rPr>
        <w:t>emphasizes the importance of context in directing emotion regulation behavior and determining regulatory success.</w:t>
      </w:r>
    </w:p>
    <w:p w14:paraId="400E00CC" w14:textId="14502DF0" w:rsidR="00F04217" w:rsidDel="00260459" w:rsidRDefault="00F04217" w:rsidP="00E44513">
      <w:pPr>
        <w:spacing w:after="0" w:line="480" w:lineRule="auto"/>
        <w:ind w:left="0" w:firstLine="0"/>
        <w:rPr>
          <w:del w:id="31" w:author="Billy Mitchell" w:date="2023-11-07T10:35:00Z"/>
          <w:b/>
          <w:bCs/>
          <w:szCs w:val="24"/>
        </w:rPr>
      </w:pPr>
    </w:p>
    <w:p w14:paraId="48583150" w14:textId="692FE25E" w:rsidR="00F04217" w:rsidDel="00260459" w:rsidRDefault="00F04217" w:rsidP="00E44513">
      <w:pPr>
        <w:spacing w:after="0" w:line="480" w:lineRule="auto"/>
        <w:ind w:left="0" w:firstLine="0"/>
        <w:rPr>
          <w:del w:id="32" w:author="Billy Mitchell" w:date="2023-11-07T10:35:00Z"/>
          <w:b/>
          <w:bCs/>
          <w:szCs w:val="24"/>
        </w:rPr>
      </w:pPr>
    </w:p>
    <w:p w14:paraId="2A85E06A" w14:textId="08308482" w:rsidR="00EE6731" w:rsidRPr="00F04217" w:rsidRDefault="00D80B3A" w:rsidP="00E44513">
      <w:pPr>
        <w:spacing w:after="0" w:line="480" w:lineRule="auto"/>
        <w:ind w:left="0" w:firstLine="0"/>
        <w:rPr>
          <w:szCs w:val="24"/>
        </w:rPr>
      </w:pPr>
      <w:r>
        <w:rPr>
          <w:b/>
          <w:bCs/>
          <w:szCs w:val="24"/>
        </w:rPr>
        <w:t xml:space="preserve">SIGNIFICANCE: </w:t>
      </w:r>
      <w:r w:rsidR="00F04217">
        <w:rPr>
          <w:szCs w:val="24"/>
        </w:rPr>
        <w:t xml:space="preserve">How individuals manage their emotions during high-intensity, high-stimulation experiences is an important question for anxiety- and trauma-based disorder prevention and treatment. This study found distraction, but not reappraisal, to be less effective as emotional intensity increases in these difficult-to-regulate environments, which contrasts findings from relatively less demanding contexts. </w:t>
      </w:r>
    </w:p>
    <w:bookmarkEnd w:id="2"/>
    <w:p w14:paraId="0E269F97" w14:textId="7AC51EAC" w:rsidR="00EE6731" w:rsidRDefault="00EE6731" w:rsidP="00E44513">
      <w:pPr>
        <w:spacing w:after="0" w:line="480" w:lineRule="auto"/>
        <w:ind w:left="0" w:firstLine="0"/>
        <w:rPr>
          <w:szCs w:val="24"/>
        </w:rPr>
      </w:pPr>
    </w:p>
    <w:p w14:paraId="77369CE0" w14:textId="1636C98D" w:rsidR="00EE6731" w:rsidRDefault="00EE6731" w:rsidP="00E44513">
      <w:pPr>
        <w:ind w:left="0" w:firstLine="0"/>
        <w:rPr>
          <w:szCs w:val="24"/>
        </w:rPr>
      </w:pPr>
    </w:p>
    <w:p w14:paraId="54CFC8D7" w14:textId="7C7FB583" w:rsidR="004B43D8" w:rsidRDefault="00F04217" w:rsidP="00E44513">
      <w:pPr>
        <w:ind w:left="0" w:firstLine="0"/>
        <w:rPr>
          <w:szCs w:val="24"/>
        </w:rPr>
      </w:pPr>
      <w:r>
        <w:rPr>
          <w:szCs w:val="24"/>
        </w:rPr>
        <w:tab/>
      </w:r>
    </w:p>
    <w:p w14:paraId="05D28053" w14:textId="4A634D4A" w:rsidR="00425004" w:rsidRPr="008C7178" w:rsidRDefault="00B720B2" w:rsidP="00E44513">
      <w:pPr>
        <w:tabs>
          <w:tab w:val="center" w:pos="4000"/>
        </w:tabs>
        <w:spacing w:after="26"/>
        <w:ind w:left="0" w:firstLine="0"/>
        <w:rPr>
          <w:szCs w:val="24"/>
        </w:rPr>
      </w:pP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r w:rsidRPr="008C7178">
        <w:rPr>
          <w:b/>
          <w:szCs w:val="24"/>
        </w:rPr>
        <w:tab/>
        <w:t xml:space="preserve"> </w:t>
      </w:r>
    </w:p>
    <w:p w14:paraId="7791B229" w14:textId="77777777" w:rsidR="00425004" w:rsidRPr="008C7178" w:rsidRDefault="00425004" w:rsidP="00E44513">
      <w:pPr>
        <w:ind w:left="0" w:firstLine="0"/>
        <w:rPr>
          <w:szCs w:val="24"/>
        </w:rPr>
        <w:sectPr w:rsidR="00425004" w:rsidRPr="008C7178" w:rsidSect="00246C29">
          <w:headerReference w:type="even" r:id="rId8"/>
          <w:headerReference w:type="default" r:id="rId9"/>
          <w:headerReference w:type="first" r:id="rId10"/>
          <w:pgSz w:w="12240" w:h="15840"/>
          <w:pgMar w:top="1440" w:right="1440" w:bottom="1440" w:left="1440" w:header="765" w:footer="720" w:gutter="0"/>
          <w:cols w:space="720"/>
          <w:titlePg/>
          <w:docGrid w:linePitch="326"/>
        </w:sectPr>
      </w:pPr>
    </w:p>
    <w:p w14:paraId="10D5CB16" w14:textId="7B675417" w:rsidR="00EE6731" w:rsidRDefault="00B720B2" w:rsidP="00A10284">
      <w:pPr>
        <w:spacing w:after="0" w:line="480" w:lineRule="auto"/>
        <w:ind w:left="0" w:firstLine="0"/>
        <w:rPr>
          <w:b/>
          <w:szCs w:val="24"/>
        </w:rPr>
      </w:pPr>
      <w:bookmarkStart w:id="33" w:name="_Hlk119972138"/>
      <w:r w:rsidRPr="008C7178">
        <w:rPr>
          <w:b/>
          <w:szCs w:val="24"/>
        </w:rPr>
        <w:lastRenderedPageBreak/>
        <w:t>INTRODUCTION</w:t>
      </w:r>
    </w:p>
    <w:p w14:paraId="7666883A" w14:textId="2A3268C7" w:rsidR="004E6FCA" w:rsidRDefault="004E6FCA" w:rsidP="00A10284">
      <w:pPr>
        <w:spacing w:after="0" w:line="480" w:lineRule="auto"/>
        <w:ind w:left="0" w:firstLine="720"/>
        <w:rPr>
          <w:szCs w:val="24"/>
        </w:rPr>
      </w:pPr>
      <w:r w:rsidRPr="004E6FCA">
        <w:rPr>
          <w:szCs w:val="24"/>
        </w:rPr>
        <w:t xml:space="preserve">Overwhelming and highly stimulating situations can generate profoundly intense emotions </w:t>
      </w:r>
      <w:r w:rsidR="00AF35DC">
        <w:rPr>
          <w:szCs w:val="24"/>
        </w:rPr>
        <w:t>which</w:t>
      </w:r>
      <w:r w:rsidRPr="004E6FCA">
        <w:rPr>
          <w:szCs w:val="24"/>
        </w:rPr>
        <w:t xml:space="preserve"> often do not match our ideal </w:t>
      </w:r>
      <w:r w:rsidR="00AF35DC">
        <w:rPr>
          <w:szCs w:val="24"/>
        </w:rPr>
        <w:t xml:space="preserve">emotional </w:t>
      </w:r>
      <w:r w:rsidRPr="004E6FCA">
        <w:rPr>
          <w:szCs w:val="24"/>
        </w:rPr>
        <w:t xml:space="preserve">states. </w:t>
      </w:r>
      <w:bookmarkStart w:id="34" w:name="_Hlk132854119"/>
      <w:r w:rsidRPr="004E6FCA">
        <w:rPr>
          <w:szCs w:val="24"/>
        </w:rPr>
        <w:t xml:space="preserve">We can </w:t>
      </w:r>
      <w:del w:id="35" w:author="Billy Mitchell [2]" w:date="2023-11-07T20:37:00Z">
        <w:r w:rsidR="00AF35DC" w:rsidDel="002C08F5">
          <w:rPr>
            <w:szCs w:val="24"/>
          </w:rPr>
          <w:delText>attempt</w:delText>
        </w:r>
        <w:r w:rsidRPr="004E6FCA" w:rsidDel="002C08F5">
          <w:rPr>
            <w:szCs w:val="24"/>
          </w:rPr>
          <w:delText xml:space="preserve"> </w:delText>
        </w:r>
      </w:del>
      <w:ins w:id="36" w:author="Billy Mitchell [2]" w:date="2023-11-07T20:37:00Z">
        <w:r w:rsidR="002C08F5">
          <w:rPr>
            <w:szCs w:val="24"/>
          </w:rPr>
          <w:t>try</w:t>
        </w:r>
        <w:r w:rsidR="002C08F5" w:rsidRPr="004E6FCA">
          <w:rPr>
            <w:szCs w:val="24"/>
          </w:rPr>
          <w:t xml:space="preserve"> </w:t>
        </w:r>
      </w:ins>
      <w:r w:rsidRPr="004E6FCA">
        <w:rPr>
          <w:szCs w:val="24"/>
        </w:rPr>
        <w:t xml:space="preserve">to change our emotional responses </w:t>
      </w:r>
      <w:del w:id="37" w:author="Billy Mitchell [2]" w:date="2023-11-07T20:38:00Z">
        <w:r w:rsidRPr="004E6FCA" w:rsidDel="002C08F5">
          <w:rPr>
            <w:szCs w:val="24"/>
          </w:rPr>
          <w:delText>when navigat</w:delText>
        </w:r>
        <w:r w:rsidR="00AF35DC" w:rsidDel="002C08F5">
          <w:rPr>
            <w:szCs w:val="24"/>
          </w:rPr>
          <w:delText>ing</w:delText>
        </w:r>
      </w:del>
      <w:ins w:id="38" w:author="Billy Mitchell [2]" w:date="2023-11-07T20:38:00Z">
        <w:r w:rsidR="002C08F5">
          <w:rPr>
            <w:szCs w:val="24"/>
          </w:rPr>
          <w:t>in</w:t>
        </w:r>
      </w:ins>
      <w:r w:rsidRPr="004E6FCA">
        <w:rPr>
          <w:szCs w:val="24"/>
        </w:rPr>
        <w:t xml:space="preserve"> loud</w:t>
      </w:r>
      <w:del w:id="39" w:author="Billy Mitchell [2]" w:date="2023-11-07T20:38:00Z">
        <w:r w:rsidRPr="004E6FCA" w:rsidDel="002C08F5">
          <w:rPr>
            <w:szCs w:val="24"/>
          </w:rPr>
          <w:delText>,</w:delText>
        </w:r>
      </w:del>
      <w:ins w:id="40" w:author="Billy Mitchell [2]" w:date="2023-11-07T20:38:00Z">
        <w:r w:rsidR="002C08F5">
          <w:rPr>
            <w:szCs w:val="24"/>
          </w:rPr>
          <w:t xml:space="preserve"> or</w:t>
        </w:r>
      </w:ins>
      <w:r w:rsidRPr="004E6FCA">
        <w:rPr>
          <w:szCs w:val="24"/>
        </w:rPr>
        <w:t xml:space="preserve"> crowded spaces, unexpected confrontations, </w:t>
      </w:r>
      <w:ins w:id="41" w:author="Billy Mitchell [2]" w:date="2023-11-07T20:38:00Z">
        <w:r w:rsidR="002C08F5">
          <w:rPr>
            <w:szCs w:val="24"/>
          </w:rPr>
          <w:t>and</w:t>
        </w:r>
      </w:ins>
      <w:del w:id="42" w:author="Billy Mitchell [2]" w:date="2023-11-07T20:38:00Z">
        <w:r w:rsidRPr="004E6FCA" w:rsidDel="002C08F5">
          <w:rPr>
            <w:szCs w:val="24"/>
          </w:rPr>
          <w:delText>or</w:delText>
        </w:r>
      </w:del>
      <w:r w:rsidRPr="004E6FCA">
        <w:rPr>
          <w:szCs w:val="24"/>
        </w:rPr>
        <w:t xml:space="preserve"> circumstances that we lack control over</w:t>
      </w:r>
      <w:bookmarkEnd w:id="34"/>
      <w:r w:rsidRPr="004E6FCA">
        <w:rPr>
          <w:szCs w:val="24"/>
        </w:rPr>
        <w:t xml:space="preserve">, but our ability to successfully regulate our emotions in these </w:t>
      </w:r>
      <w:del w:id="43" w:author="Billy Mitchell [2]" w:date="2023-11-07T20:38:00Z">
        <w:r w:rsidRPr="004E6FCA" w:rsidDel="002C08F5">
          <w:rPr>
            <w:szCs w:val="24"/>
          </w:rPr>
          <w:delText xml:space="preserve">contexts </w:delText>
        </w:r>
      </w:del>
      <w:ins w:id="44" w:author="Billy Mitchell [2]" w:date="2023-11-07T20:38:00Z">
        <w:r w:rsidR="002C08F5">
          <w:rPr>
            <w:szCs w:val="24"/>
          </w:rPr>
          <w:t>situations</w:t>
        </w:r>
        <w:r w:rsidR="002C08F5" w:rsidRPr="004E6FCA">
          <w:rPr>
            <w:szCs w:val="24"/>
          </w:rPr>
          <w:t xml:space="preserve"> </w:t>
        </w:r>
      </w:ins>
      <w:r w:rsidRPr="004E6FCA">
        <w:rPr>
          <w:szCs w:val="24"/>
        </w:rPr>
        <w:t>may be limited.</w:t>
      </w:r>
      <w:r w:rsidR="00AF35DC">
        <w:rPr>
          <w:szCs w:val="24"/>
        </w:rPr>
        <w:t xml:space="preserve"> </w:t>
      </w:r>
      <w:r w:rsidR="00577234">
        <w:rPr>
          <w:szCs w:val="24"/>
        </w:rPr>
        <w:t xml:space="preserve"> A key factor </w:t>
      </w:r>
      <w:ins w:id="45" w:author="Billy Mitchell [2]" w:date="2023-11-07T20:39:00Z">
        <w:r w:rsidR="002C08F5">
          <w:rPr>
            <w:szCs w:val="24"/>
          </w:rPr>
          <w:t xml:space="preserve">in determining regulation efficacy </w:t>
        </w:r>
      </w:ins>
      <w:del w:id="46" w:author="Billy Mitchell [2]" w:date="2023-11-07T20:39:00Z">
        <w:r w:rsidR="00577234" w:rsidDel="002C08F5">
          <w:rPr>
            <w:szCs w:val="24"/>
          </w:rPr>
          <w:delText>which may drive the efficacy of regulation</w:delText>
        </w:r>
      </w:del>
      <w:del w:id="47" w:author="Billy Mitchell [2]" w:date="2023-11-07T20:40:00Z">
        <w:r w:rsidR="00577234" w:rsidDel="002C08F5">
          <w:rPr>
            <w:szCs w:val="24"/>
          </w:rPr>
          <w:delText xml:space="preserve"> </w:delText>
        </w:r>
      </w:del>
      <w:r w:rsidR="00577234">
        <w:rPr>
          <w:szCs w:val="24"/>
        </w:rPr>
        <w:t xml:space="preserve">is </w:t>
      </w:r>
      <w:ins w:id="48" w:author="Billy Mitchell [2]" w:date="2023-11-07T20:40:00Z">
        <w:r w:rsidR="002C08F5">
          <w:rPr>
            <w:szCs w:val="24"/>
          </w:rPr>
          <w:t xml:space="preserve">the </w:t>
        </w:r>
      </w:ins>
      <w:del w:id="49" w:author="Billy Mitchell [2]" w:date="2023-11-07T20:40:00Z">
        <w:r w:rsidR="00577234" w:rsidDel="002C08F5">
          <w:rPr>
            <w:szCs w:val="24"/>
          </w:rPr>
          <w:delText xml:space="preserve">which </w:delText>
        </w:r>
      </w:del>
      <w:r w:rsidR="00577234">
        <w:rPr>
          <w:szCs w:val="24"/>
        </w:rPr>
        <w:t xml:space="preserve">strategy </w:t>
      </w:r>
      <w:ins w:id="50" w:author="Billy Mitchell [2]" w:date="2023-11-07T20:40:00Z">
        <w:r w:rsidR="002C08F5">
          <w:rPr>
            <w:szCs w:val="24"/>
          </w:rPr>
          <w:t>someone uses or chooses</w:t>
        </w:r>
      </w:ins>
      <w:del w:id="51" w:author="Billy Mitchell [2]" w:date="2023-11-07T20:40:00Z">
        <w:r w:rsidR="00577234" w:rsidDel="002C08F5">
          <w:rPr>
            <w:szCs w:val="24"/>
          </w:rPr>
          <w:delText>an individual engages with,</w:delText>
        </w:r>
      </w:del>
      <w:ins w:id="52" w:author="Billy Mitchell [2]" w:date="2023-11-07T20:40:00Z">
        <w:r w:rsidR="002C08F5">
          <w:rPr>
            <w:szCs w:val="24"/>
          </w:rPr>
          <w:t>. R</w:t>
        </w:r>
      </w:ins>
      <w:del w:id="53" w:author="Billy Mitchell [2]" w:date="2023-11-07T20:40:00Z">
        <w:r w:rsidR="00577234" w:rsidDel="002C08F5">
          <w:rPr>
            <w:szCs w:val="24"/>
          </w:rPr>
          <w:delText xml:space="preserve"> as the efficacy of a r</w:delText>
        </w:r>
      </w:del>
      <w:r w:rsidR="00577234">
        <w:rPr>
          <w:szCs w:val="24"/>
        </w:rPr>
        <w:t>egulation strategy</w:t>
      </w:r>
      <w:ins w:id="54" w:author="Billy Mitchell [2]" w:date="2023-11-07T20:40:00Z">
        <w:r w:rsidR="002C08F5">
          <w:rPr>
            <w:szCs w:val="24"/>
          </w:rPr>
          <w:t xml:space="preserve"> efficacy can be</w:t>
        </w:r>
      </w:ins>
      <w:del w:id="55" w:author="Billy Mitchell [2]" w:date="2023-11-07T20:40:00Z">
        <w:r w:rsidR="00577234" w:rsidDel="002C08F5">
          <w:rPr>
            <w:szCs w:val="24"/>
          </w:rPr>
          <w:delText xml:space="preserve"> is </w:delText>
        </w:r>
      </w:del>
      <w:ins w:id="56" w:author="Billy Mitchell [2]" w:date="2023-11-07T20:40:00Z">
        <w:r w:rsidR="002C08F5">
          <w:rPr>
            <w:szCs w:val="24"/>
          </w:rPr>
          <w:t xml:space="preserve"> </w:t>
        </w:r>
      </w:ins>
      <w:r w:rsidR="00577234">
        <w:rPr>
          <w:szCs w:val="24"/>
        </w:rPr>
        <w:t>highly context</w:t>
      </w:r>
      <w:r w:rsidR="005B626E">
        <w:rPr>
          <w:szCs w:val="24"/>
        </w:rPr>
        <w:t>-</w:t>
      </w:r>
      <w:r w:rsidR="00577234">
        <w:rPr>
          <w:szCs w:val="24"/>
        </w:rPr>
        <w:t>d</w:t>
      </w:r>
      <w:r w:rsidR="005B626E">
        <w:rPr>
          <w:szCs w:val="24"/>
        </w:rPr>
        <w:t>ependent</w:t>
      </w:r>
      <w:ins w:id="57" w:author="Billy Mitchell [2]" w:date="2023-11-07T20:41:00Z">
        <w:r w:rsidR="002C08F5">
          <w:rPr>
            <w:szCs w:val="24"/>
          </w:rPr>
          <w:t xml:space="preserve"> leading many to </w:t>
        </w:r>
      </w:ins>
      <w:del w:id="58" w:author="Billy Mitchell [2]" w:date="2023-11-07T20:41:00Z">
        <w:r w:rsidR="00577234" w:rsidDel="002C08F5">
          <w:rPr>
            <w:szCs w:val="24"/>
          </w:rPr>
          <w:delText xml:space="preserve">. </w:delText>
        </w:r>
        <w:r w:rsidR="00AF35DC" w:rsidDel="002C08F5">
          <w:rPr>
            <w:szCs w:val="24"/>
          </w:rPr>
          <w:delText>As</w:delText>
        </w:r>
        <w:r w:rsidRPr="004E6FCA" w:rsidDel="002C08F5">
          <w:rPr>
            <w:szCs w:val="24"/>
          </w:rPr>
          <w:delText xml:space="preserve"> such, researchers have </w:delText>
        </w:r>
      </w:del>
      <w:r w:rsidRPr="004E6FCA">
        <w:rPr>
          <w:szCs w:val="24"/>
        </w:rPr>
        <w:t>emphasize</w:t>
      </w:r>
      <w:del w:id="59" w:author="Billy Mitchell [2]" w:date="2023-11-07T20:41:00Z">
        <w:r w:rsidRPr="004E6FCA" w:rsidDel="002C08F5">
          <w:rPr>
            <w:szCs w:val="24"/>
          </w:rPr>
          <w:delText>d</w:delText>
        </w:r>
      </w:del>
      <w:r w:rsidRPr="004E6FCA">
        <w:rPr>
          <w:szCs w:val="24"/>
        </w:rPr>
        <w:t xml:space="preserve"> </w:t>
      </w:r>
      <w:r w:rsidR="00AF35DC">
        <w:rPr>
          <w:szCs w:val="24"/>
        </w:rPr>
        <w:t>studying emotion regulation</w:t>
      </w:r>
      <w:r w:rsidRPr="004E6FCA">
        <w:rPr>
          <w:szCs w:val="24"/>
        </w:rPr>
        <w:t xml:space="preserve"> </w:t>
      </w:r>
      <w:r w:rsidR="00AF35DC">
        <w:rPr>
          <w:szCs w:val="24"/>
        </w:rPr>
        <w:t>(</w:t>
      </w:r>
      <w:r w:rsidRPr="004E6FCA">
        <w:rPr>
          <w:szCs w:val="24"/>
        </w:rPr>
        <w:t>ER</w:t>
      </w:r>
      <w:r w:rsidR="00AF35DC">
        <w:rPr>
          <w:szCs w:val="24"/>
        </w:rPr>
        <w:t>)</w:t>
      </w:r>
      <w:r w:rsidRPr="004E6FCA">
        <w:rPr>
          <w:szCs w:val="24"/>
        </w:rPr>
        <w:t xml:space="preserve"> in different contexts as the next crucial </w:t>
      </w:r>
      <w:r w:rsidR="00F04217">
        <w:rPr>
          <w:szCs w:val="24"/>
        </w:rPr>
        <w:t xml:space="preserve">direction </w:t>
      </w:r>
      <w:r w:rsidRPr="004E6FCA">
        <w:rPr>
          <w:szCs w:val="24"/>
        </w:rPr>
        <w:t xml:space="preserve">for the field </w:t>
      </w:r>
      <w:r>
        <w:rPr>
          <w:szCs w:val="24"/>
        </w:rPr>
        <w:fldChar w:fldCharType="begin"/>
      </w:r>
      <w:r w:rsidR="007B47B5">
        <w:rPr>
          <w:szCs w:val="24"/>
        </w:rPr>
        <w:instrText xml:space="preserve"> ADDIN ZOTERO_ITEM CSL_CITATION {"citationID":"m1sOWcKC","properties":{"formattedCitation":"(Aldao, 2013; Dixon-Gordon et al., 2015; English et al., 2017; Rottweiler et al., 2018; Tang &amp; Huang, 2019)","plainCitation":"(Aldao, 2013; Dixon-Gordon et al., 2015; English et al., 2017; Rottweiler et al., 2018; Tang &amp; Huang, 2019)","noteIndex":0},"citationItems":[{"id":3729,"uris":["http://zotero.org/users/6239255/items/GQWZ8MKU"],"itemData":{"id":3729,"type":"article-journal","abstract":"Emotion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environment.Thus, context plays a central role in emotion regulation.This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presented.This approach is offered to inspire theoretical and empirical work that it is hoped will result in the development of a more nuanced and sophisticated understanding of the relationship between context and emotion regulation.","container-title":"Perspectives on Psychological Science","DOI":"10.1177/1745691612459518","ISSN":"1745-6916, 1745-6924","issue":"2","journalAbbreviation":"Perspect Psychol Sci","language":"en","page":"155-172","source":"DOI.org (Crossref)","title":"The Future of Emotion Regulation Research: Capturing Context","title-short":"The Future of Emotion Regulation Research","volume":"8","author":[{"family":"Aldao","given":"Amelia"}],"issued":{"date-parts":[["2013",3]]}}},{"id":3745,"uris":["http://zotero.org/users/6239255/items/YYQ7GI3R"],"itemData":{"id":3745,"type":"article-journal","abstract":"Emerging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Reyes","given":"Andres"}],"issued":{"date-parts":[["2015",11]]}}},{"id":1922,"uris":["http://zotero.org/users/6239255/items/KHGYQVNC"],"itemData":{"id":1922,"type":"article-journal","abstract":"Recent studies have begun to document the diversity of ways people regulate their emotions. However, one unanswered question is why people regulate their emotions as they do in everyday life. In the present research, we examined how social context and goals influence strategy selection in daily high points and low points. As expected, suppression was particularly tied to social features of context: it was used more when others were present, especially non-close partners, and when people had instrumental goals, especially more interpersonal ones (e.g., avoid conflict). Distraction and reappraisal were used more when regulating for hedonic reasons (e.g., to feel better), but these strategies were also linked to certain instrumental goals (e.g., getting work done). When contra-hedonic regulation occurred, it primarily took the form of dampening positive emotion during high points. Suppression was more likely to be used for contra-hedonic regulation, whereas reappraisal and distraction were used more for pro-hedonic regulation. Overall, these findings highlight the social nature of emotion regulation and underscore the importance of examining regulation in both positive and negative contexts. (PsycINFO Database Record (c) 2017 APA, all rights reserved)","archive":"psyh","archive_location":"2016-59946-001","container-title":"Motivation and Emotion","DOI":"10.1007/s11031-016-9597-z","ISSN":"0146-7239","issue":"2","journalAbbreviation":"Motivation and Emotion","note":"publisher: Springer","page":"230-242","source":"EBSCOhost","title":"Emotion regulation strategy selection in daily life: The role of social context and goals","volume":"41","author":[{"family":"English","given":"Tammy"},{"family":"Lee","given":"Ihno A."},{"family":"John","given":"Oliver P."},{"family":"Gross","given":"James J."}],"issued":{"date-parts":[["2017",4]]}}},{"id":3742,"uris":["http://zotero.org/users/6239255/items/9QK92ZV8"],"itemData":{"id":3742,"type":"article-journal","abstract":"In the time before an upcoming exam, anxiety is an omnipresent emotion that students may choose to regulate. To date, emotion regulation strategies have been examined in everyday life, but little is known about how these strategies work in examrelated contexts. Therefore, our aim was to explore the effectiveness of several emotion regulation strategies across two contexts (exam-related vs. non-exam-related anxiety). A total of 68 university students participated in an experience sampling study for 6 days prior to an important exam. Suppression improved mood in exam-related anxiety, while distraction improved mood only in non-exam-related anxiety. Considering these differing effects, it is important to not unilaterally classify emotion regulation strategies into effective versus ineffective but to also consider the context in which the emotion is experienced.","container-title":"AERA Open","DOI":"10.1177/2332858418778849","ISSN":"2332-8584, 2332-8584","issue":"2","journalAbbreviation":"AERA Open","language":"en","page":"233285841877884","source":"DOI.org (Crossref)","title":"Context Matters in the Effectiveness of Emotion Regulation Strategies","volume":"4","author":[{"family":"Rottweiler","given":"Anna-Lena"},{"family":"Taxer","given":"Jamie L."},{"family":"Nett","given":"Ulrike E."}],"issued":{"date-parts":[["2018",4]]}}},{"id":3741,"uris":["http://zotero.org/users/6239255/items/95XTMDFD"],"itemData":{"id":3741,"type":"article-journal","container-title":"British Journal of Social Psychology","DOI":"10.1111/bjso.12313","ISSN":"0144-6665, 2044-8309","issue":"4","journalAbbreviation":"Br. J. Soc. Psychol.","language":"en","page":"1008-1033","source":"DOI.org (Crossref)","title":"Contextual factors influence the selection of specific and broad types of emotion regulation strategies","volume":"58","author":[{"family":"Tang","given":"Ying"},{"family":"Huang","given":"Yun"}],"issued":{"date-parts":[["2019",10]]}}}],"schema":"https://github.com/citation-style-language/schema/raw/master/csl-citation.json"} </w:instrText>
      </w:r>
      <w:r>
        <w:rPr>
          <w:szCs w:val="24"/>
        </w:rPr>
        <w:fldChar w:fldCharType="separate"/>
      </w:r>
      <w:r w:rsidRPr="004E6FCA">
        <w:t>(Aldao, 2013; Dixon-Gordon et al., 2015; English et al., 2017; Rottweiler et al., 2018; Tang &amp; Huang, 2019)</w:t>
      </w:r>
      <w:r>
        <w:rPr>
          <w:szCs w:val="24"/>
        </w:rPr>
        <w:fldChar w:fldCharType="end"/>
      </w:r>
      <w:r w:rsidRPr="004E6FCA">
        <w:rPr>
          <w:szCs w:val="24"/>
        </w:rPr>
        <w:t>.</w:t>
      </w:r>
    </w:p>
    <w:p w14:paraId="66599398" w14:textId="459C083E" w:rsidR="00E20BFE" w:rsidRDefault="008C33F4" w:rsidP="00A10284">
      <w:pPr>
        <w:spacing w:after="0" w:line="480" w:lineRule="auto"/>
        <w:ind w:left="0" w:firstLine="720"/>
        <w:rPr>
          <w:szCs w:val="24"/>
        </w:rPr>
      </w:pPr>
      <w:r>
        <w:rPr>
          <w:b/>
          <w:bCs/>
          <w:szCs w:val="24"/>
        </w:rPr>
        <w:t xml:space="preserve">The Process Model of Emotion Regulation. </w:t>
      </w:r>
      <w:r w:rsidR="004E6FCA" w:rsidRPr="004E6FCA">
        <w:rPr>
          <w:szCs w:val="24"/>
        </w:rPr>
        <w:t>Foundational emotion regulation research (i.e., the</w:t>
      </w:r>
      <w:r w:rsidR="00AF35DC">
        <w:rPr>
          <w:szCs w:val="24"/>
        </w:rPr>
        <w:t xml:space="preserve"> Process Model</w:t>
      </w:r>
      <w:r w:rsidR="004E6FCA" w:rsidRPr="004E6FCA">
        <w:rPr>
          <w:szCs w:val="24"/>
        </w:rPr>
        <w:t xml:space="preserve">) has identified categories of common strategies </w:t>
      </w:r>
      <w:r w:rsidR="00AF35DC">
        <w:rPr>
          <w:szCs w:val="24"/>
        </w:rPr>
        <w:t>that</w:t>
      </w:r>
      <w:r w:rsidR="004E6FCA" w:rsidRPr="004E6FCA">
        <w:rPr>
          <w:szCs w:val="24"/>
        </w:rPr>
        <w:t xml:space="preserve"> people </w:t>
      </w:r>
      <w:r w:rsidR="00AF35DC">
        <w:rPr>
          <w:szCs w:val="24"/>
        </w:rPr>
        <w:t xml:space="preserve">use to </w:t>
      </w:r>
      <w:r w:rsidR="004E6FCA" w:rsidRPr="004E6FCA">
        <w:rPr>
          <w:szCs w:val="24"/>
        </w:rPr>
        <w:t xml:space="preserve">regulate their emotions </w:t>
      </w:r>
      <w:r w:rsidR="004E6FCA">
        <w:rPr>
          <w:szCs w:val="24"/>
        </w:rPr>
        <w:fldChar w:fldCharType="begin"/>
      </w:r>
      <w:r w:rsidR="007B47B5">
        <w:rPr>
          <w:szCs w:val="24"/>
        </w:rPr>
        <w:instrText xml:space="preserve"> ADDIN ZOTERO_ITEM CSL_CITATION {"citationID":"ZUJ0dA9I","properties":{"formattedCitation":"(Gross, 1998)","plainCitation":"(Gross, 1998)","noteIndex":0},"citationItems":[{"id":1157,"uris":["http://zotero.org/users/6239255/items/KVQCAXMN"],"itemData":{"id":1157,"type":"article-journal","abstract":"Using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J."}],"issued":{"date-parts":[["1998",1]]}}}],"schema":"https://github.com/citation-style-language/schema/raw/master/csl-citation.json"} </w:instrText>
      </w:r>
      <w:r w:rsidR="004E6FCA">
        <w:rPr>
          <w:szCs w:val="24"/>
        </w:rPr>
        <w:fldChar w:fldCharType="separate"/>
      </w:r>
      <w:r w:rsidR="004E6FCA" w:rsidRPr="004E6FCA">
        <w:t>(Gross, 1998)</w:t>
      </w:r>
      <w:r w:rsidR="004E6FCA">
        <w:rPr>
          <w:szCs w:val="24"/>
        </w:rPr>
        <w:fldChar w:fldCharType="end"/>
      </w:r>
      <w:r w:rsidR="004E6FCA" w:rsidRPr="004E6FCA">
        <w:rPr>
          <w:szCs w:val="24"/>
        </w:rPr>
        <w:t>.</w:t>
      </w:r>
      <w:r w:rsidR="004E6FCA">
        <w:rPr>
          <w:szCs w:val="24"/>
        </w:rPr>
        <w:t xml:space="preserve"> </w:t>
      </w:r>
      <w:r w:rsidR="004E6FCA" w:rsidRPr="004E6FCA">
        <w:rPr>
          <w:szCs w:val="24"/>
        </w:rPr>
        <w:t xml:space="preserve">Characteristics of the regulator and </w:t>
      </w:r>
      <w:r w:rsidR="00AF35DC">
        <w:rPr>
          <w:szCs w:val="24"/>
        </w:rPr>
        <w:t>the context</w:t>
      </w:r>
      <w:r w:rsidR="004E6FCA" w:rsidRPr="004E6FCA">
        <w:rPr>
          <w:szCs w:val="24"/>
        </w:rPr>
        <w:t xml:space="preserve"> can determine the effectiveness of these strategies </w:t>
      </w:r>
      <w:r w:rsidR="004E6FCA">
        <w:rPr>
          <w:szCs w:val="24"/>
        </w:rPr>
        <w:fldChar w:fldCharType="begin"/>
      </w:r>
      <w:r w:rsidR="007B47B5">
        <w:rPr>
          <w:szCs w:val="24"/>
        </w:rPr>
        <w:instrText xml:space="preserve"> ADDIN ZOTERO_ITEM CSL_CITATION {"citationID":"Wlbib8OQ","properties":{"formattedCitation":"(Young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4E6FCA">
        <w:rPr>
          <w:szCs w:val="24"/>
        </w:rPr>
        <w:fldChar w:fldCharType="separate"/>
      </w:r>
      <w:r w:rsidR="004E6FCA" w:rsidRPr="004E6FCA">
        <w:t>(Young &amp; Suri, 2020)</w:t>
      </w:r>
      <w:r w:rsidR="004E6FCA">
        <w:rPr>
          <w:szCs w:val="24"/>
        </w:rPr>
        <w:fldChar w:fldCharType="end"/>
      </w:r>
      <w:r w:rsidR="004E6FCA" w:rsidRPr="004E6FCA">
        <w:rPr>
          <w:szCs w:val="24"/>
        </w:rPr>
        <w:t xml:space="preserve"> and people often choose strategies to match their </w:t>
      </w:r>
      <w:r w:rsidR="00AF35DC">
        <w:rPr>
          <w:szCs w:val="24"/>
        </w:rPr>
        <w:t xml:space="preserve">present </w:t>
      </w:r>
      <w:r w:rsidR="004E6FCA" w:rsidRPr="004E6FCA">
        <w:rPr>
          <w:szCs w:val="24"/>
        </w:rPr>
        <w:t xml:space="preserve">circumstances </w:t>
      </w:r>
      <w:r w:rsidR="004E6FCA">
        <w:rPr>
          <w:szCs w:val="24"/>
        </w:rPr>
        <w:fldChar w:fldCharType="begin"/>
      </w:r>
      <w:r w:rsidR="007B47B5">
        <w:rPr>
          <w:szCs w:val="24"/>
        </w:rPr>
        <w:instrText xml:space="preserve"> ADDIN ZOTERO_ITEM CSL_CITATION {"citationID":"Y2OSeMn3","properties":{"formattedCitation":"(Opitz et al., 2015; Sheppes et al., 2011)","plainCitation":"(Opitz et al., 2015; Sheppes et al., 2011)","noteIndex":0},"citationItems":[{"id":2113,"uris":["http://zotero.org/users/6239255/items/J8Z2UTBY"],"itemData":{"id":2113,"type":"article-journal","abstract":"In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E6FCA">
        <w:rPr>
          <w:szCs w:val="24"/>
        </w:rPr>
        <w:fldChar w:fldCharType="separate"/>
      </w:r>
      <w:r w:rsidR="00C178FD" w:rsidRPr="00C178FD">
        <w:t>(Opitz et al., 2015; Sheppes et al., 2011)</w:t>
      </w:r>
      <w:r w:rsidR="004E6FCA">
        <w:rPr>
          <w:szCs w:val="24"/>
        </w:rPr>
        <w:fldChar w:fldCharType="end"/>
      </w:r>
      <w:r w:rsidR="004E6FCA" w:rsidRPr="004E6FCA">
        <w:rPr>
          <w:szCs w:val="24"/>
        </w:rPr>
        <w:t xml:space="preserve">. For example, </w:t>
      </w:r>
      <w:del w:id="60" w:author="Billy Mitchell [2]" w:date="2023-11-07T20:43:00Z">
        <w:r w:rsidR="004E6FCA" w:rsidRPr="004E6FCA" w:rsidDel="00B142E7">
          <w:rPr>
            <w:szCs w:val="24"/>
          </w:rPr>
          <w:delText xml:space="preserve">regulation strategies are often dichotomized as </w:delText>
        </w:r>
      </w:del>
      <w:r w:rsidR="004E6FCA" w:rsidRPr="004E6FCA">
        <w:rPr>
          <w:szCs w:val="24"/>
        </w:rPr>
        <w:t>engagement strategies</w:t>
      </w:r>
      <w:ins w:id="61" w:author="Billy Mitchell [2]" w:date="2023-11-07T20:43:00Z">
        <w:r w:rsidR="00B142E7" w:rsidRPr="004E6FCA">
          <w:rPr>
            <w:szCs w:val="24"/>
          </w:rPr>
          <w:t>, like altering the meaning or interpretation of the emotion-eliciting stimulus (i.e., reappraisal),</w:t>
        </w:r>
      </w:ins>
      <w:r w:rsidR="004E6FCA" w:rsidRPr="004E6FCA">
        <w:rPr>
          <w:szCs w:val="24"/>
        </w:rPr>
        <w:t xml:space="preserve"> </w:t>
      </w:r>
      <w:del w:id="62" w:author="Billy Mitchell [2]" w:date="2023-11-07T20:43:00Z">
        <w:r w:rsidR="004E6FCA" w:rsidRPr="004E6FCA" w:rsidDel="00B142E7">
          <w:rPr>
            <w:szCs w:val="24"/>
          </w:rPr>
          <w:delText xml:space="preserve">which </w:delText>
        </w:r>
      </w:del>
      <w:ins w:id="63" w:author="Billy Mitchell [2]" w:date="2023-11-07T20:43:00Z">
        <w:r w:rsidR="00B142E7">
          <w:rPr>
            <w:szCs w:val="24"/>
          </w:rPr>
          <w:t>often</w:t>
        </w:r>
        <w:r w:rsidR="00B142E7" w:rsidRPr="004E6FCA">
          <w:rPr>
            <w:szCs w:val="24"/>
          </w:rPr>
          <w:t xml:space="preserve"> </w:t>
        </w:r>
      </w:ins>
      <w:r w:rsidR="004E6FCA" w:rsidRPr="004E6FCA">
        <w:rPr>
          <w:szCs w:val="24"/>
        </w:rPr>
        <w:t>have high cognitive demands</w:t>
      </w:r>
      <w:del w:id="64" w:author="Billy Mitchell [2]" w:date="2023-11-07T20:43:00Z">
        <w:r w:rsidR="004E6FCA" w:rsidRPr="004E6FCA" w:rsidDel="00B142E7">
          <w:rPr>
            <w:szCs w:val="24"/>
          </w:rPr>
          <w:delText>, like altering the meaning or interpretation of the emotion-eliciting stimulus (i.e., reappraisal),</w:delText>
        </w:r>
      </w:del>
      <w:ins w:id="65" w:author="Billy Mitchell [2]" w:date="2023-11-07T20:44:00Z">
        <w:r w:rsidR="00B142E7">
          <w:rPr>
            <w:szCs w:val="24"/>
          </w:rPr>
          <w:t xml:space="preserve"> and can be contrasted against</w:t>
        </w:r>
      </w:ins>
      <w:del w:id="66" w:author="Billy Mitchell [2]" w:date="2023-11-07T20:44:00Z">
        <w:r w:rsidR="004E6FCA" w:rsidRPr="004E6FCA" w:rsidDel="00B142E7">
          <w:rPr>
            <w:szCs w:val="24"/>
          </w:rPr>
          <w:delText xml:space="preserve"> </w:delText>
        </w:r>
        <w:r w:rsidR="00952E8D" w:rsidDel="00B142E7">
          <w:rPr>
            <w:szCs w:val="24"/>
          </w:rPr>
          <w:delText>or</w:delText>
        </w:r>
      </w:del>
      <w:r w:rsidR="004E6FCA" w:rsidRPr="004E6FCA">
        <w:rPr>
          <w:szCs w:val="24"/>
        </w:rPr>
        <w:t xml:space="preserve"> disengagement strategies</w:t>
      </w:r>
      <w:moveToRangeStart w:id="67" w:author="Billy Mitchell [2]" w:date="2023-11-07T20:44:00Z" w:name="move150282281"/>
      <w:moveTo w:id="68" w:author="Billy Mitchell [2]" w:date="2023-11-07T20:44:00Z">
        <w:r w:rsidR="00B142E7" w:rsidRPr="004E6FCA">
          <w:rPr>
            <w:szCs w:val="24"/>
          </w:rPr>
          <w:t>, like diverting attention (i.e., distraction) or inhibiting the expression of emotion (i.e., suppression)</w:t>
        </w:r>
      </w:moveTo>
      <w:ins w:id="69" w:author="Billy Mitchell [2]" w:date="2023-11-07T20:44:00Z">
        <w:r w:rsidR="00B142E7">
          <w:rPr>
            <w:szCs w:val="24"/>
          </w:rPr>
          <w:t>,</w:t>
        </w:r>
      </w:ins>
      <w:moveTo w:id="70" w:author="Billy Mitchell [2]" w:date="2023-11-07T20:44:00Z">
        <w:del w:id="71" w:author="Billy Mitchell [2]" w:date="2023-11-07T20:44:00Z">
          <w:r w:rsidR="00B142E7" w:rsidRPr="004E6FCA" w:rsidDel="00B142E7">
            <w:rPr>
              <w:szCs w:val="24"/>
            </w:rPr>
            <w:delText xml:space="preserve"> </w:delText>
          </w:r>
        </w:del>
      </w:moveTo>
      <w:moveToRangeEnd w:id="67"/>
      <w:r w:rsidR="004E6FCA" w:rsidRPr="004E6FCA">
        <w:rPr>
          <w:szCs w:val="24"/>
        </w:rPr>
        <w:t xml:space="preserve"> which </w:t>
      </w:r>
      <w:ins w:id="72" w:author="Billy Mitchell [2]" w:date="2023-11-07T20:44:00Z">
        <w:r w:rsidR="00B142E7">
          <w:rPr>
            <w:szCs w:val="24"/>
          </w:rPr>
          <w:t xml:space="preserve">typically </w:t>
        </w:r>
      </w:ins>
      <w:r w:rsidR="004E6FCA" w:rsidRPr="004E6FCA">
        <w:rPr>
          <w:szCs w:val="24"/>
        </w:rPr>
        <w:t>have</w:t>
      </w:r>
      <w:ins w:id="73" w:author="Billy Mitchell [2]" w:date="2023-11-07T20:44:00Z">
        <w:r w:rsidR="00B142E7">
          <w:rPr>
            <w:szCs w:val="24"/>
          </w:rPr>
          <w:t xml:space="preserve"> relatively</w:t>
        </w:r>
      </w:ins>
      <w:r w:rsidR="004E6FCA" w:rsidRPr="004E6FCA">
        <w:rPr>
          <w:szCs w:val="24"/>
        </w:rPr>
        <w:t xml:space="preserve"> low cognitive demands</w:t>
      </w:r>
      <w:ins w:id="74" w:author="Billy Mitchell [2]" w:date="2023-11-07T20:44:00Z">
        <w:r w:rsidR="00B142E7">
          <w:rPr>
            <w:szCs w:val="24"/>
          </w:rPr>
          <w:t xml:space="preserve"> </w:t>
        </w:r>
      </w:ins>
      <w:moveFromRangeStart w:id="75" w:author="Billy Mitchell [2]" w:date="2023-11-07T20:44:00Z" w:name="move150282281"/>
      <w:moveFrom w:id="76" w:author="Billy Mitchell [2]" w:date="2023-11-07T20:44:00Z">
        <w:r w:rsidR="004E6FCA" w:rsidRPr="004E6FCA" w:rsidDel="00B142E7">
          <w:rPr>
            <w:szCs w:val="24"/>
          </w:rPr>
          <w:t xml:space="preserve">, like diverting attention (i.e., distraction) or inhibiting the expression of emotion (i.e., suppression) </w:t>
        </w:r>
      </w:moveFrom>
      <w:moveFromRangeEnd w:id="75"/>
      <w:r w:rsidR="00C178FD">
        <w:rPr>
          <w:szCs w:val="24"/>
        </w:rPr>
        <w:fldChar w:fldCharType="begin"/>
      </w:r>
      <w:r w:rsidR="007B47B5">
        <w:rPr>
          <w:szCs w:val="24"/>
        </w:rPr>
        <w:instrText xml:space="preserve"> ADDIN ZOTERO_ITEM CSL_CITATION {"citationID":"gE1uPFtu","properties":{"formattedCitation":"(Sheppes &amp; Gross, 2011)","plainCitation":"(Sheppes &amp; Gross, 2011)","noteIndex":0},"citationItems":[{"id":9145,"uris":["http://zotero.org/users/6239255/items/6WV8U2V7"],"itemData":{"id":9145,"type":"article-journal","abstract":"It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C178FD">
        <w:rPr>
          <w:szCs w:val="24"/>
        </w:rPr>
        <w:fldChar w:fldCharType="separate"/>
      </w:r>
      <w:r w:rsidR="00C178FD" w:rsidRPr="00C178FD">
        <w:t>(Sheppes &amp; Gross, 2011)</w:t>
      </w:r>
      <w:r w:rsidR="00C178FD">
        <w:rPr>
          <w:szCs w:val="24"/>
        </w:rPr>
        <w:fldChar w:fldCharType="end"/>
      </w:r>
      <w:r w:rsidR="004E6FCA" w:rsidRPr="004E6FCA">
        <w:rPr>
          <w:szCs w:val="24"/>
        </w:rPr>
        <w:t>.</w:t>
      </w:r>
      <w:r w:rsidR="00E20BFE">
        <w:rPr>
          <w:szCs w:val="24"/>
        </w:rPr>
        <w:t xml:space="preserve"> </w:t>
      </w:r>
    </w:p>
    <w:p w14:paraId="56ECC4F5" w14:textId="287DAB33" w:rsidR="004E6FCA" w:rsidRDefault="00E20BFE" w:rsidP="00A10284">
      <w:pPr>
        <w:spacing w:after="0" w:line="480" w:lineRule="auto"/>
        <w:ind w:left="0" w:firstLine="720"/>
        <w:rPr>
          <w:szCs w:val="24"/>
        </w:rPr>
      </w:pPr>
      <w:r>
        <w:rPr>
          <w:szCs w:val="24"/>
        </w:rPr>
        <w:t>Although not explicitly directed to do so, the anticipation of a scary moment during a horror movie might prompt a person to look away from the screen (distraction), think about the actors in a different light (reappraisal), or limit the expression of their fear, all in an effort to reduce, or downregulate, an unwanted feeling</w:t>
      </w:r>
      <w:r w:rsidR="00931006">
        <w:rPr>
          <w:szCs w:val="24"/>
        </w:rPr>
        <w:t xml:space="preserve">. </w:t>
      </w:r>
      <w:r w:rsidR="004E6FCA" w:rsidRPr="004E6FCA">
        <w:rPr>
          <w:szCs w:val="24"/>
        </w:rPr>
        <w:t xml:space="preserve">People in situations with few cognitive resources </w:t>
      </w:r>
      <w:r w:rsidR="00952E8D">
        <w:rPr>
          <w:szCs w:val="24"/>
        </w:rPr>
        <w:t>may</w:t>
      </w:r>
      <w:r w:rsidR="004E6FCA" w:rsidRPr="004E6FCA">
        <w:rPr>
          <w:szCs w:val="24"/>
        </w:rPr>
        <w:t xml:space="preserve"> compensate by selecting strategies that demand less cognitive effort according to the selection, </w:t>
      </w:r>
      <w:r w:rsidR="004E6FCA" w:rsidRPr="004E6FCA">
        <w:rPr>
          <w:szCs w:val="24"/>
        </w:rPr>
        <w:lastRenderedPageBreak/>
        <w:t xml:space="preserve">optimization, and compensation hypothesis </w:t>
      </w:r>
      <w:r w:rsidR="00C178FD">
        <w:rPr>
          <w:szCs w:val="24"/>
        </w:rPr>
        <w:fldChar w:fldCharType="begin"/>
      </w:r>
      <w:r w:rsidR="007B47B5">
        <w:rPr>
          <w:szCs w:val="24"/>
        </w:rPr>
        <w:instrText xml:space="preserve"> ADDIN ZOTERO_ITEM CSL_CITATION {"citationID":"dETfvAKC","properties":{"formattedCitation":"(Opitz et al., 2012)","plainCitation":"(Opitz et al., 2012)","noteIndex":0},"citationItems":[{"id":626,"uris":["http://zotero.org/users/6239255/items/RRLZT8N3"],"itemData":{"id":626,"type":"article-journal","abstract":"Emotions often are well calibrated to the challenges and opportunities we face. When they are not, we may try to regulate our emotions. Interestingly, there seems to be considerable variation both in the strategies people use to regulate emotions and in the success of these emotion regulation efforts. The Selection, Optimization, and Compensation with Emotion Regulation framework suggests that variation in the resources required for particular emotion regulation strategies may be a crucial determinant of emotion regulation use and success within individuals across situations, between individuals, and between groups of individuals. In this review, we consider the ways in which two resources for emotion regulation (working memory and social support) might differ among three groups, namely adolescents, older adults, and adults with major depressive disorder. We link these between-group differences in resources to differences in emotion regulation and make suggestions for future research.","container-title":"Social and Personality Psychology Compass","DOI":"10.1111/j.1751-9004.2011.00413.x","ISSN":"17519004","issue":"2","language":"en","page":"142-155","source":"DOI.org (Crossref)","title":"Selection, Optimization, and Compensation in the Domain of Emotion Regulation: Applications to Adolescence, Older Age, and Major Depressive Disorder: SOC-ER Applications","title-short":"Selection, Optimization, and Compensation in the Domain of Emotion Regulation","volume":"6","author":[{"family":"Opitz","given":"Philipp C."},{"family":"Gross","given":"James J."},{"family":"Urry","given":"Heather L."}],"issued":{"date-parts":[["2012",2]]}}}],"schema":"https://github.com/citation-style-language/schema/raw/master/csl-citation.json"} </w:instrText>
      </w:r>
      <w:r w:rsidR="00C178FD">
        <w:rPr>
          <w:szCs w:val="24"/>
        </w:rPr>
        <w:fldChar w:fldCharType="separate"/>
      </w:r>
      <w:r w:rsidR="00C178FD" w:rsidRPr="00C178FD">
        <w:t>(Opitz et al., 2012)</w:t>
      </w:r>
      <w:r w:rsidR="00C178FD">
        <w:rPr>
          <w:szCs w:val="24"/>
        </w:rPr>
        <w:fldChar w:fldCharType="end"/>
      </w:r>
      <w:r w:rsidR="004E6FCA" w:rsidRPr="004E6FCA">
        <w:rPr>
          <w:szCs w:val="24"/>
        </w:rPr>
        <w:t>.</w:t>
      </w:r>
      <w:r>
        <w:rPr>
          <w:szCs w:val="24"/>
        </w:rPr>
        <w:t xml:space="preserve"> For example, if </w:t>
      </w:r>
      <w:del w:id="77" w:author="Billy Mitchell [2]" w:date="2023-11-07T20:55:00Z">
        <w:r w:rsidDel="00EF55CB">
          <w:rPr>
            <w:szCs w:val="24"/>
          </w:rPr>
          <w:delText xml:space="preserve">you </w:delText>
        </w:r>
      </w:del>
      <w:ins w:id="78" w:author="Billy Mitchell [2]" w:date="2023-11-07T20:55:00Z">
        <w:r w:rsidR="00EF55CB">
          <w:rPr>
            <w:szCs w:val="24"/>
          </w:rPr>
          <w:t xml:space="preserve">someone </w:t>
        </w:r>
      </w:ins>
      <w:del w:id="79" w:author="Billy Mitchell [2]" w:date="2023-11-07T20:55:00Z">
        <w:r w:rsidDel="00EF55CB">
          <w:rPr>
            <w:szCs w:val="24"/>
          </w:rPr>
          <w:delText>are</w:delText>
        </w:r>
      </w:del>
      <w:ins w:id="80" w:author="Billy Mitchell [2]" w:date="2023-11-07T20:55:00Z">
        <w:r w:rsidR="00EF55CB">
          <w:rPr>
            <w:szCs w:val="24"/>
          </w:rPr>
          <w:t>were</w:t>
        </w:r>
      </w:ins>
      <w:r>
        <w:rPr>
          <w:szCs w:val="24"/>
        </w:rPr>
        <w:t xml:space="preserve"> watching th</w:t>
      </w:r>
      <w:r w:rsidR="00E07969">
        <w:rPr>
          <w:szCs w:val="24"/>
        </w:rPr>
        <w:t>is</w:t>
      </w:r>
      <w:r>
        <w:rPr>
          <w:szCs w:val="24"/>
        </w:rPr>
        <w:t xml:space="preserve"> horror movie wh</w:t>
      </w:r>
      <w:r w:rsidR="00E07969">
        <w:rPr>
          <w:szCs w:val="24"/>
        </w:rPr>
        <w:t xml:space="preserve">ile </w:t>
      </w:r>
      <w:del w:id="81" w:author="Billy Mitchell [2]" w:date="2023-11-07T20:55:00Z">
        <w:r w:rsidDel="00EF55CB">
          <w:rPr>
            <w:szCs w:val="24"/>
          </w:rPr>
          <w:delText xml:space="preserve">you </w:delText>
        </w:r>
      </w:del>
      <w:ins w:id="82" w:author="Billy Mitchell [2]" w:date="2023-11-07T20:55:00Z">
        <w:r w:rsidR="00EF55CB">
          <w:rPr>
            <w:szCs w:val="24"/>
          </w:rPr>
          <w:t>they were</w:t>
        </w:r>
      </w:ins>
      <w:del w:id="83" w:author="Billy Mitchell [2]" w:date="2023-11-07T20:55:00Z">
        <w:r w:rsidDel="00EF55CB">
          <w:rPr>
            <w:szCs w:val="24"/>
          </w:rPr>
          <w:delText>are</w:delText>
        </w:r>
      </w:del>
      <w:r>
        <w:rPr>
          <w:szCs w:val="24"/>
        </w:rPr>
        <w:t xml:space="preserve"> tired</w:t>
      </w:r>
      <w:ins w:id="84" w:author="Billy Mitchell [2]" w:date="2023-11-07T20:45:00Z">
        <w:r w:rsidR="00B142E7">
          <w:rPr>
            <w:szCs w:val="24"/>
          </w:rPr>
          <w:t xml:space="preserve"> or under high cognitive load</w:t>
        </w:r>
      </w:ins>
      <w:r>
        <w:rPr>
          <w:szCs w:val="24"/>
        </w:rPr>
        <w:t xml:space="preserve">, it may be easier to look away from the screen than generate alternative, less fear-inducing </w:t>
      </w:r>
      <w:r w:rsidR="008C33F4">
        <w:rPr>
          <w:szCs w:val="24"/>
        </w:rPr>
        <w:t xml:space="preserve">perspectives </w:t>
      </w:r>
      <w:r w:rsidR="00E07969">
        <w:rPr>
          <w:szCs w:val="24"/>
        </w:rPr>
        <w:t xml:space="preserve">by which </w:t>
      </w:r>
      <w:r w:rsidR="008C33F4">
        <w:rPr>
          <w:szCs w:val="24"/>
        </w:rPr>
        <w:t>to view the actors</w:t>
      </w:r>
      <w:r w:rsidR="00931006">
        <w:rPr>
          <w:szCs w:val="24"/>
        </w:rPr>
        <w:t>.</w:t>
      </w:r>
      <w:r w:rsidR="004E6FCA" w:rsidRPr="004E6FCA">
        <w:rPr>
          <w:szCs w:val="24"/>
        </w:rPr>
        <w:t xml:space="preserve"> </w:t>
      </w:r>
      <w:r w:rsidR="004F3F92">
        <w:rPr>
          <w:szCs w:val="24"/>
        </w:rPr>
        <w:t xml:space="preserve">Attempting to reappraise would constitute a high-risk strategy in this context because it might be less likely to work </w:t>
      </w:r>
      <w:r w:rsidR="004F3F92">
        <w:rPr>
          <w:szCs w:val="24"/>
        </w:rPr>
        <w:fldChar w:fldCharType="begin"/>
      </w:r>
      <w:r w:rsidR="004F3F92">
        <w:rPr>
          <w:szCs w:val="24"/>
        </w:rPr>
        <w:instrText xml:space="preserve"> ADDIN ZOTERO_ITEM CSL_CITATION {"citationID":"PGu2L080","properties":{"formattedCitation":"(Ford &amp; Troy, 2019)","plainCitation":"(Ford &amp; Troy, 2019)","noteIndex":0},"citationItems":[{"id":17325,"uris":["http://zotero.org/users/6239255/items/TRXB6KAS"],"itemData":{"id":17325,"type":"article-journal","abstract":"Cognitive reappraisal is a common form of emotion regulation that often centers on reframing how one thinks about an emotional situation so that one feels better. Given its demonstrated widespread benefits, two conclusions have been drawn about reappraisal: People can use it easily, and people should use it frequently. We critically examine these conclusions and highlight two fundamental drawbacks of reappraisal: First, people are often unable to use reappraisal successfully, and second, even when successful, using reappraisal to feel better is not always functional. To synthesize current research and inspire future research, we present a conceptual framework that systematically considers these drawbacks and how they may be influenced by individual-centered factors (e.g., the individual?s skill) and situation-centered factors (e.g., a stressor?s intensity) to shape outcomes across time. We then summarize the current literature and highlight the importance of considering reappraisal?s costs and benefits in future research.","container-title":"Current Directions in Psychological Science","DOI":"10.1177/0963721419827526","ISSN":"0963-7214","issue":"2","journalAbbreviation":"Curr Dir Psychol Sci","note":"publisher: SAGE Publications Inc","page":"195-203","title":"Reappraisal Reconsidered: A Closer Look at the Costs of an Acclaimed Emotion-Regulation Strategy","volume":"28","author":[{"family":"Ford","given":"Brett Q."},{"family":"Troy","given":"Allison S."}],"issued":{"date-parts":[["2019",4,1]]}}}],"schema":"https://github.com/citation-style-language/schema/raw/master/csl-citation.json"} </w:instrText>
      </w:r>
      <w:r w:rsidR="004F3F92">
        <w:rPr>
          <w:szCs w:val="24"/>
        </w:rPr>
        <w:fldChar w:fldCharType="separate"/>
      </w:r>
      <w:r w:rsidR="004F3F92" w:rsidRPr="004F3F92">
        <w:t>(Ford &amp; Troy, 2019)</w:t>
      </w:r>
      <w:r w:rsidR="004F3F92">
        <w:rPr>
          <w:szCs w:val="24"/>
        </w:rPr>
        <w:fldChar w:fldCharType="end"/>
      </w:r>
      <w:r w:rsidR="004F3F92">
        <w:rPr>
          <w:szCs w:val="24"/>
        </w:rPr>
        <w:t xml:space="preserve">. </w:t>
      </w:r>
      <w:r w:rsidR="004E6FCA" w:rsidRPr="004E6FCA">
        <w:rPr>
          <w:szCs w:val="24"/>
        </w:rPr>
        <w:t xml:space="preserve">This </w:t>
      </w:r>
      <w:r w:rsidR="00E07969">
        <w:rPr>
          <w:szCs w:val="24"/>
        </w:rPr>
        <w:t>supposition</w:t>
      </w:r>
      <w:r w:rsidR="00952E8D">
        <w:rPr>
          <w:szCs w:val="24"/>
        </w:rPr>
        <w:t xml:space="preserve"> is bolstered</w:t>
      </w:r>
      <w:r w:rsidR="004E6FCA" w:rsidRPr="004E6FCA">
        <w:rPr>
          <w:szCs w:val="24"/>
        </w:rPr>
        <w:t xml:space="preserve"> by the especially robust influence of emotional intensity upon strategy choice, as distraction is chosen more often and is more effective than reappraisal in response to high intensity stimuli </w:t>
      </w:r>
      <w:r w:rsidR="00C178FD">
        <w:rPr>
          <w:szCs w:val="24"/>
        </w:rPr>
        <w:fldChar w:fldCharType="begin"/>
      </w:r>
      <w:r w:rsidR="007B47B5">
        <w:rPr>
          <w:szCs w:val="24"/>
        </w:rPr>
        <w:instrText xml:space="preserve"> ADDIN ZOTERO_ITEM CSL_CITATION {"citationID":"JlXkusai","properties":{"formattedCitation":"(Hay et al., 2015; Orejuela-D\\uc0\\u225{}vila et al., 2019; Shafir et al., 2016; Sheppes &amp; Gross, 2011; Young &amp; Suri, 2020)","plainCitation":"(Hay et al., 2015; Orejuela-Dávila et al., 2019; Shafir et al., 2016; Sheppes &amp; Gross, 2011; Young &amp; Suri, 2020)","noteIndex":0},"citationItems":[{"id":881,"uris":["http://zotero.org/users/6239255/items/SLKVPTFH"],"itemData":{"id":881,"type":"article-journal","abstract":"Individuals with bipolar disorder experience emotion regulation difficulties, even during remission, but are able to effectively employ emotion regulation strategies when instructed. We hypothesized that this puzzling discrepancy might be due to their maladaptive emotion regulation choices. To test this hypothesis, we used a previously validated paradigm (Sheppes, Scheibe, Suri, &amp; Gross, 2011; Sheppes et al., 2014), and asked remitted individuals with bipolar I disorder (n = 25) and healthy individuals (n = 26) to view standardized positive and negative images of high and low intensity, and choose reappraisal or distraction to decrease their emotion intensity. Replicating and extending prior results, participants across both groups showed a pattern of choosing distraction more for high versus low intensity positive and negative images, but no between-groups differences were evident. These results suggest that emotion regulation choice patterns may be robust across samples, and add to growing evidence that several basic emotion regulation elements may remain intact in bipolar disorder. (PsycINFO Database Record (c) 2016 APA, all rights reserved)","archive":"pdh","archive_location":"2014-43045-001","container-title":"Emotion","DOI":"10.1037/emo0000024","ISSN":"1528-3542","issue":"2","journalAbbreviation":"Emotion","note":"publisher: American Psychological Association","page":"139-145","source":"EBSCOhost","title":"Choosing how to feel: Emotion regulation choice in bipolar disorder","volume":"15","author":[{"family":"Hay","given":"Aleena C."},{"family":"Sheppes","given":"Gal"},{"family":"Gross","given":"James J."},{"family":"Gruber","given":"June"}],"issued":{"date-parts":[["2015",4]]}}},{"id":821,"uris":["http://zotero.org/users/6239255/items/62J7VKN8"],"itemData":{"id":821,"type":"article-journal","abstract":"ABSTRACTPrevious research has examined emotion regulation (ER) and trauma in the context of psychopathology, yet little research has examined ER in posttraumatic growth (PTG), the experience of pos...","container-title":"Cognition &amp; Emotion","DOI":"10.1080/02699931.2019.1592117","issue":"8","note":"DOI: 10.1080/02699931.2019.1592117\nMAG ID: 2520681360\nPMID: 30997846","page":"1709-1717","title":"The relation between emotion regulation choice and posttraumatic growth","volume":"33","author":[{"family":"Orejuela-Dávila","given":"Ana I."},{"family":"Levens","given":"Sara M."},{"family":"Sagui-Henson","given":"Sara J."},{"family":"Tedeschi","given":"Richard G."},{"family":"Sheppes","given":"Gal"}],"issued":{"date-parts":[["2019",4,18]]}}},{"id":412,"uris":["http://zotero.org/users/6239255/items/VXIIHLST"],"itemData":{"id":412,"type":"article-journal","abstract":"Emotional-intensity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178FD">
        <w:rPr>
          <w:szCs w:val="24"/>
        </w:rPr>
        <w:fldChar w:fldCharType="separate"/>
      </w:r>
      <w:r w:rsidR="00C178FD" w:rsidRPr="00C178FD">
        <w:rPr>
          <w:szCs w:val="24"/>
        </w:rPr>
        <w:t>(Hay et al., 2015; Orejuela-Dávila et al., 2019; Shafir et al., 2016; Sheppes &amp; Gross, 2011; Young &amp; Suri, 2020)</w:t>
      </w:r>
      <w:r w:rsidR="00C178FD">
        <w:rPr>
          <w:szCs w:val="24"/>
        </w:rPr>
        <w:fldChar w:fldCharType="end"/>
      </w:r>
      <w:r w:rsidR="007B47B5">
        <w:rPr>
          <w:szCs w:val="24"/>
        </w:rPr>
        <w:t xml:space="preserve">, at least in part because it is less effortful when emotional intensity is high </w:t>
      </w:r>
      <w:r w:rsidR="007B47B5">
        <w:rPr>
          <w:szCs w:val="24"/>
        </w:rPr>
        <w:fldChar w:fldCharType="begin"/>
      </w:r>
      <w:r w:rsidR="007B47B5">
        <w:rPr>
          <w:szCs w:val="24"/>
        </w:rPr>
        <w:instrText xml:space="preserve"> ADDIN ZOTERO_ITEM CSL_CITATION {"citationID":"IIisR5lL","properties":{"formattedCitation":"(Silvers et al., 2014)","plainCitation":"(Silvers et al., 2014)","noteIndex":0},"citationItems":[{"id":11966,"uris":["http://zotero.org/users/6239255/items/NQP59ZKR"],"itemData":{"id":11966,"type":"article-journal","abstract":"Although one third of children and adolescents are overweight or obese, developmental changes in food craving and the ability to regulate craving remain poorly understood. We addressed this knowledge gap by examining behavioral and neural responses to images of appetizing unhealthy foods in individuals ages 6 through 23 years. On close trials (assessing unregulated craving), participants focused on a pictured food's appetitive features. On far trials (assessing effortful regulation), participants focused on a food's visual features and imagined that it was farther away. Across conditions, older age predicted less craving, less striatal recruitment, greater prefrontal activity, and stronger frontostriatal coupling. When effortfully regulating their responses to the images, all participants reported less craving and exhibited greater recruitment of lateral prefrontal cortex and less recruitment of ventromedial prefrontal cortex. Greater body mass predicted less regulation-related prefrontal activity, particularly among children. These results suggest that children experience stronger craving than adults but can also effectively regulate craving. Moreover, the mechanisms underlying regulation may differ for heavy and lean children.","archive_location":"WOS:000343858200010","container-title":"PSYCHOLOGICAL SCIENCE","DOI":"10.1177/0956797614546001","ISSN":"0956-7976","issue":"10","language":"English","page":"1932-1942","title":"Curbing Craving: Behavioral and Brain Evidence That Children Regulate Craving When Instructed to Do So but Have Higher Baseline Craving Than Adults","volume":"25","author":[{"family":"Silvers","given":"JA"},{"family":"Insel","given":"C"},{"family":"Powers","given":"A"},{"family":"Franz","given":"P"},{"family":"Weber","given":"J"},{"family":"Mischel","given":"W"},{"family":"Casey","given":"BJ"},{"family":"Ochsner","given":"KN"}],"issued":{"date-parts":[["2014",10]]}}}],"schema":"https://github.com/citation-style-language/schema/raw/master/csl-citation.json"} </w:instrText>
      </w:r>
      <w:r w:rsidR="007B47B5">
        <w:rPr>
          <w:szCs w:val="24"/>
        </w:rPr>
        <w:fldChar w:fldCharType="separate"/>
      </w:r>
      <w:r w:rsidR="007B47B5" w:rsidRPr="007B47B5">
        <w:t>(Silvers et al., 2014)</w:t>
      </w:r>
      <w:r w:rsidR="007B47B5">
        <w:rPr>
          <w:szCs w:val="24"/>
        </w:rPr>
        <w:fldChar w:fldCharType="end"/>
      </w:r>
      <w:r w:rsidR="007B47B5">
        <w:rPr>
          <w:szCs w:val="24"/>
        </w:rPr>
        <w:t xml:space="preserve">. </w:t>
      </w:r>
      <w:r w:rsidR="004E6FCA" w:rsidRPr="004E6FCA">
        <w:rPr>
          <w:szCs w:val="24"/>
        </w:rPr>
        <w:t>This effect has been thoroughly replicated in lab studies and ecological momentary assessment (EMA) studies (</w:t>
      </w:r>
      <w:r w:rsidR="00C178FD">
        <w:rPr>
          <w:szCs w:val="24"/>
        </w:rPr>
        <w:fldChar w:fldCharType="begin"/>
      </w:r>
      <w:r w:rsidR="007B47B5">
        <w:rPr>
          <w:szCs w:val="24"/>
        </w:rPr>
        <w:instrText xml:space="preserve"> ADDIN ZOTERO_ITEM CSL_CITATION {"citationID":"whhhdixQ","properties":{"formattedCitation":"(Colombo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00952E8D">
        <w:rPr>
          <w:szCs w:val="24"/>
        </w:rPr>
        <w:t>. However, this association</w:t>
      </w:r>
      <w:r w:rsidR="004E6FCA" w:rsidRPr="004E6FCA">
        <w:rPr>
          <w:szCs w:val="24"/>
        </w:rPr>
        <w:t xml:space="preserve"> may not readily translate to more complex and demanding environments </w:t>
      </w:r>
      <w:r w:rsidR="00C178FD">
        <w:rPr>
          <w:szCs w:val="24"/>
        </w:rPr>
        <w:fldChar w:fldCharType="begin"/>
      </w:r>
      <w:r w:rsidR="007B47B5">
        <w:rPr>
          <w:szCs w:val="24"/>
        </w:rPr>
        <w:instrText xml:space="preserve"> ADDIN ZOTERO_ITEM CSL_CITATION {"citationID":"w2QJnDzm","properties":{"formattedCitation":"(Sheppes, 2020)","plainCitation":"(Sheppes, 2020)","noteIndex":0},"citationItems":[{"id":812,"uris":["http://zotero.org/users/6239255/items/2EI32EWJ"],"itemData":{"id":812,"type":"article-journal","abstract":"Abstract   The scientific study of emotion regulation is flourishing, providing fundamental insights to our understanding of human functioning. While clearly important, in this chapter I zoom in on two major challenges in current theorizing and in existing empirical evidence. The “good &amp; bad” problem refers to the categorization of regulatory strategies as being either adaptive or maladaptive. The “here &amp; now” problem refers to concentration on a single regulatory stage that involves the actual execution or implementation of regulatory strategies. To transcend the “good &amp; bad” problem, I provide a conceptual account, highlighting the underlying mechanisms of implemented regulatory options that yield a clear differential cost-benefit strategy profile. To transcend the “here &amp; now” problem, I present a broad conceptual framework that views emotion regulation as a multistage phenomenon that includes important stages that precede and follow regulatory implementation. A central focus is given to a preimplementation regulatory selection stage, which involves choosing between available regulatory options in a manner that is sensitive to differing situational demands. Specifically, I review affective-cognitive-motivational determinants, underlying mechanisms, neural correlates, individual-social-cultural moderators, and developmental and clinical implications, of regulatory selection. I end by highlighting the importance of transcending the regulatory selection stage, by describing a postimplementation regulatory monitoring stage that involves deciding if and how to adapt actively implemented regulatory strategies, by describing a preimplementation regulatory identification stage that involves deciding whether to regulate one's emotions in the first place, and by linking regulatory stages together.","DOI":"10.1016/bs.aesp.2019.09.003","note":"DOI: 10.1016/bs.aesp.2019.09.003\nMAG ID: 2983775459","page":"185-236","title":"Transcending the “good &amp; bad” and “here &amp; now” in emotion regulation: Costs and benefits of strategies across regulatory stages","volume":"61","author":[{"family":"Sheppes","given":"Gal"}],"issued":{"date-parts":[["2020",1,1]]}}}],"schema":"https://github.com/citation-style-language/schema/raw/master/csl-citation.json"} </w:instrText>
      </w:r>
      <w:r w:rsidR="00C178FD">
        <w:rPr>
          <w:szCs w:val="24"/>
        </w:rPr>
        <w:fldChar w:fldCharType="separate"/>
      </w:r>
      <w:r w:rsidR="00C178FD" w:rsidRPr="00C178FD">
        <w:t>(Sheppes, 2020)</w:t>
      </w:r>
      <w:r w:rsidR="00C178FD">
        <w:rPr>
          <w:szCs w:val="24"/>
        </w:rPr>
        <w:fldChar w:fldCharType="end"/>
      </w:r>
      <w:r w:rsidR="00E07969">
        <w:rPr>
          <w:szCs w:val="24"/>
        </w:rPr>
        <w:t>,</w:t>
      </w:r>
      <w:r w:rsidR="004C1DD4">
        <w:rPr>
          <w:szCs w:val="24"/>
        </w:rPr>
        <w:t xml:space="preserve"> </w:t>
      </w:r>
      <w:r w:rsidR="004649E5">
        <w:rPr>
          <w:szCs w:val="24"/>
        </w:rPr>
        <w:t xml:space="preserve">like </w:t>
      </w:r>
      <w:r w:rsidR="00952E8D">
        <w:rPr>
          <w:szCs w:val="24"/>
        </w:rPr>
        <w:t>which we test directly here</w:t>
      </w:r>
      <w:r w:rsidR="00E07969">
        <w:rPr>
          <w:szCs w:val="24"/>
        </w:rPr>
        <w:t>, due to differences in how we commonly measure and manipulate emotion regulation</w:t>
      </w:r>
      <w:del w:id="85" w:author="Billy Mitchell [2]" w:date="2023-11-07T20:46:00Z">
        <w:r w:rsidR="00E07969" w:rsidDel="00B142E7">
          <w:rPr>
            <w:szCs w:val="24"/>
          </w:rPr>
          <w:delText xml:space="preserve"> </w:delText>
        </w:r>
      </w:del>
      <w:ins w:id="86" w:author="Billy Mitchell [2]" w:date="2023-11-07T20:47:00Z">
        <w:r w:rsidR="00B142E7">
          <w:rPr>
            <w:szCs w:val="24"/>
          </w:rPr>
          <w:t xml:space="preserve"> in these studies</w:t>
        </w:r>
      </w:ins>
      <w:del w:id="87" w:author="Billy Mitchell [2]" w:date="2023-11-07T20:46:00Z">
        <w:r w:rsidR="00E07969" w:rsidDel="00B142E7">
          <w:rPr>
            <w:szCs w:val="24"/>
          </w:rPr>
          <w:delText>in order to study it</w:delText>
        </w:r>
      </w:del>
      <w:r w:rsidR="004E6FCA" w:rsidRPr="004E6FCA">
        <w:rPr>
          <w:szCs w:val="24"/>
        </w:rPr>
        <w:t xml:space="preserve">.   </w:t>
      </w:r>
    </w:p>
    <w:p w14:paraId="29B1E86E" w14:textId="584905F6" w:rsidR="002919B5" w:rsidRDefault="008C33F4" w:rsidP="002919B5">
      <w:pPr>
        <w:spacing w:after="0" w:line="480" w:lineRule="auto"/>
        <w:ind w:left="0" w:firstLine="720"/>
        <w:rPr>
          <w:szCs w:val="24"/>
        </w:rPr>
      </w:pPr>
      <w:r>
        <w:rPr>
          <w:b/>
          <w:bCs/>
          <w:szCs w:val="24"/>
        </w:rPr>
        <w:t xml:space="preserve">Extant Emotion Regulation Paradigms. </w:t>
      </w:r>
      <w:r w:rsidR="004E6FCA" w:rsidRPr="008C33F4">
        <w:rPr>
          <w:szCs w:val="24"/>
        </w:rPr>
        <w:t>Lab</w:t>
      </w:r>
      <w:r w:rsidR="004E6FCA" w:rsidRPr="004E6FCA">
        <w:rPr>
          <w:szCs w:val="24"/>
        </w:rPr>
        <w:t xml:space="preserve"> ER paradigms </w:t>
      </w:r>
      <w:r w:rsidR="002919B5">
        <w:rPr>
          <w:szCs w:val="24"/>
        </w:rPr>
        <w:t xml:space="preserve">differ from the everyday experience of ER in a few key ways. Lab ER paradigms </w:t>
      </w:r>
      <w:r w:rsidR="002919B5" w:rsidRPr="004E6FCA">
        <w:rPr>
          <w:szCs w:val="24"/>
        </w:rPr>
        <w:t xml:space="preserve">(e.g., </w:t>
      </w:r>
      <w:r w:rsidR="002919B5">
        <w:rPr>
          <w:szCs w:val="24"/>
        </w:rPr>
        <w:fldChar w:fldCharType="begin"/>
      </w:r>
      <w:r w:rsidR="007B47B5">
        <w:rPr>
          <w:szCs w:val="24"/>
        </w:rPr>
        <w:instrText xml:space="preserve"> ADDIN ZOTERO_ITEM CSL_CITATION {"citationID":"QMpl7LYF","properties":{"formattedCitation":"(Sheppes et al., 2011, 2014)","plainCitation":"(Sheppes et al., 2011, 2014)","dontUpdate":true,"noteIndex":0},"citationItems":[{"id":711,"uris":["http://zotero.org/users/6239255/items/9CJBAWJC"],"itemData":{"id":711,"type":"article-journal","abstract":"Despite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C."}],"issued":{"date-parts":[["2014",4,28]]}}}],"schema":"https://github.com/citation-style-language/schema/raw/master/csl-citation.json"} </w:instrText>
      </w:r>
      <w:r w:rsidR="002919B5">
        <w:rPr>
          <w:szCs w:val="24"/>
        </w:rPr>
        <w:fldChar w:fldCharType="separate"/>
      </w:r>
      <w:r w:rsidR="002919B5" w:rsidRPr="00C178FD">
        <w:t>Sheppes et al., 2011, 2014)</w:t>
      </w:r>
      <w:r w:rsidR="002919B5">
        <w:rPr>
          <w:szCs w:val="24"/>
        </w:rPr>
        <w:fldChar w:fldCharType="end"/>
      </w:r>
      <w:r w:rsidR="002919B5">
        <w:rPr>
          <w:szCs w:val="24"/>
        </w:rPr>
        <w:t xml:space="preserve"> </w:t>
      </w:r>
      <w:r w:rsidR="004E6FCA" w:rsidRPr="004E6FCA">
        <w:rPr>
          <w:szCs w:val="24"/>
        </w:rPr>
        <w:t>usually train participants to use regulatory strategies</w:t>
      </w:r>
      <w:r w:rsidR="002919B5">
        <w:rPr>
          <w:szCs w:val="24"/>
        </w:rPr>
        <w:t xml:space="preserve"> before </w:t>
      </w:r>
      <w:r w:rsidR="00593AB4">
        <w:rPr>
          <w:szCs w:val="24"/>
        </w:rPr>
        <w:t>a task</w:t>
      </w:r>
      <w:r w:rsidR="002919B5">
        <w:rPr>
          <w:szCs w:val="24"/>
        </w:rPr>
        <w:t xml:space="preserve"> begin</w:t>
      </w:r>
      <w:r w:rsidR="00593AB4">
        <w:rPr>
          <w:szCs w:val="24"/>
        </w:rPr>
        <w:t>s</w:t>
      </w:r>
      <w:r w:rsidR="002919B5">
        <w:rPr>
          <w:szCs w:val="24"/>
        </w:rPr>
        <w:t>,</w:t>
      </w:r>
      <w:r w:rsidR="00D12D06">
        <w:rPr>
          <w:szCs w:val="24"/>
        </w:rPr>
        <w:t xml:space="preserve"> which may prime </w:t>
      </w:r>
      <w:r w:rsidR="002919B5">
        <w:rPr>
          <w:szCs w:val="24"/>
        </w:rPr>
        <w:t xml:space="preserve">more </w:t>
      </w:r>
      <w:r w:rsidR="00FD4A77">
        <w:rPr>
          <w:szCs w:val="24"/>
        </w:rPr>
        <w:t xml:space="preserve">introspection and </w:t>
      </w:r>
      <w:r w:rsidR="00F874E1">
        <w:rPr>
          <w:szCs w:val="24"/>
        </w:rPr>
        <w:t xml:space="preserve">metacognition </w:t>
      </w:r>
      <w:r w:rsidR="00F874E1">
        <w:rPr>
          <w:szCs w:val="24"/>
        </w:rPr>
        <w:fldChar w:fldCharType="begin"/>
      </w:r>
      <w:r w:rsidR="007B47B5">
        <w:rPr>
          <w:szCs w:val="24"/>
        </w:rPr>
        <w:instrText xml:space="preserve"> ADDIN ZOTERO_ITEM CSL_CITATION {"citationID":"Ge8ELAFq","properties":{"formattedCitation":"(Carver &amp; Scheier, 1981)","plainCitation":"(Carver &amp; Scheier, 1981)","noteIndex":0},"citationItems":[{"id":9351,"uris":["http://zotero.org/users/6239255/items/QS59YXFJ"],"itemData":{"id":9351,"type":"article-journal","abstract":"It has been proposed that self-directed attention leads to the engagement of a cybernetic feedback loop, by which discrepancies between present behavior and a standard of comparison are reduced. This analysis is applied to performance facilitation effects, which are more typically explained in terms of drive theories. Though these two approaches to motivation make similar behavioral predictions in this context, they assume different mediating states. Support is noted for the assumptions that mirror presence and audience presence induce self-focus, and that they lead to comparison with salient behavioral standards. Support for the assumption that these manipulations increase arousal is also reviewed, and is challenged on methodological grounds. The attentional analysis is used to derive predictions regarding changes in physiological state over the course of a typical social facilitation procedure. An experiment is reported which confirmed these predictions. Discussion centers on how to interpret physiological changes in terms that are compatible with control theory, how to account for social impairment phenomena in terms of the present model, and the conceptual relationship between mirror presence and audience presence as experimental manipulations.","container-title":"Journal of Experimental Social Psychology","DOI":"10.1016/0022-1031(81)90039-1","ISSN":"0022-1031","issue":"6","journalAbbreviation":"Journal of Experimental Social Psychology","page":"545-568","title":"The self-attention-induced feedback loop and social facilitation","volume":"17","author":[{"family":"Carver","given":"Charles S."},{"family":"Scheier","given":"Michael F."}],"issued":{"date-parts":[["1981",11,1]]}}}],"schema":"https://github.com/citation-style-language/schema/raw/master/csl-citation.json"} </w:instrText>
      </w:r>
      <w:r w:rsidR="00F874E1">
        <w:rPr>
          <w:szCs w:val="24"/>
        </w:rPr>
        <w:fldChar w:fldCharType="separate"/>
      </w:r>
      <w:r w:rsidR="00F874E1" w:rsidRPr="00F874E1">
        <w:t>(Carver &amp; Scheier, 1981)</w:t>
      </w:r>
      <w:r w:rsidR="00F874E1">
        <w:rPr>
          <w:szCs w:val="24"/>
        </w:rPr>
        <w:fldChar w:fldCharType="end"/>
      </w:r>
      <w:r w:rsidR="001734E6">
        <w:rPr>
          <w:szCs w:val="24"/>
        </w:rPr>
        <w:t xml:space="preserve"> </w:t>
      </w:r>
      <w:r w:rsidR="002919B5">
        <w:rPr>
          <w:szCs w:val="24"/>
        </w:rPr>
        <w:t>than what occurs in the</w:t>
      </w:r>
      <w:r w:rsidR="001734E6">
        <w:rPr>
          <w:szCs w:val="24"/>
        </w:rPr>
        <w:t xml:space="preserve"> typical</w:t>
      </w:r>
      <w:r w:rsidR="00D12D06">
        <w:rPr>
          <w:szCs w:val="24"/>
        </w:rPr>
        <w:t xml:space="preserve"> ER</w:t>
      </w:r>
      <w:r w:rsidR="001734E6">
        <w:rPr>
          <w:szCs w:val="24"/>
        </w:rPr>
        <w:t xml:space="preserve"> experience</w:t>
      </w:r>
      <w:r w:rsidR="00D12D06">
        <w:rPr>
          <w:szCs w:val="24"/>
        </w:rPr>
        <w:t>.</w:t>
      </w:r>
      <w:r w:rsidR="002919B5">
        <w:rPr>
          <w:szCs w:val="24"/>
        </w:rPr>
        <w:t xml:space="preserve"> </w:t>
      </w:r>
      <w:r w:rsidR="00D12D06">
        <w:rPr>
          <w:szCs w:val="24"/>
        </w:rPr>
        <w:t xml:space="preserve">Lab ER paradigms also often </w:t>
      </w:r>
      <w:r w:rsidR="00E07969">
        <w:rPr>
          <w:szCs w:val="24"/>
        </w:rPr>
        <w:t xml:space="preserve">necessarily </w:t>
      </w:r>
      <w:r w:rsidR="004E6FCA" w:rsidRPr="004E6FCA">
        <w:rPr>
          <w:szCs w:val="24"/>
        </w:rPr>
        <w:t>show previews of emotional stimuli</w:t>
      </w:r>
      <w:r w:rsidR="00D12D06">
        <w:rPr>
          <w:szCs w:val="24"/>
        </w:rPr>
        <w:t xml:space="preserve"> to allow participants to prepare their regulatory responses, but </w:t>
      </w:r>
      <w:proofErr w:type="gramStart"/>
      <w:r w:rsidR="00D12D06">
        <w:rPr>
          <w:szCs w:val="24"/>
        </w:rPr>
        <w:t>high-intensity</w:t>
      </w:r>
      <w:proofErr w:type="gramEnd"/>
      <w:r w:rsidR="00D12D06">
        <w:rPr>
          <w:szCs w:val="24"/>
        </w:rPr>
        <w:t xml:space="preserve">, stimulating events in our everyday lives are often </w:t>
      </w:r>
      <w:r w:rsidR="001734E6">
        <w:rPr>
          <w:szCs w:val="24"/>
        </w:rPr>
        <w:t xml:space="preserve">unexpected or difficult to anticipate. </w:t>
      </w:r>
      <w:r w:rsidR="002919B5">
        <w:rPr>
          <w:szCs w:val="24"/>
        </w:rPr>
        <w:t xml:space="preserve">Following stimulus previews, lab ER paradigms also frequently prompt individuals to select a strategy, but aversive experiences in </w:t>
      </w:r>
      <w:r w:rsidR="002919B5">
        <w:rPr>
          <w:szCs w:val="24"/>
        </w:rPr>
        <w:lastRenderedPageBreak/>
        <w:t xml:space="preserve">everyday life, like erratic driving behavior or being bullied, </w:t>
      </w:r>
      <w:r w:rsidR="00E07969">
        <w:rPr>
          <w:szCs w:val="24"/>
        </w:rPr>
        <w:t xml:space="preserve">may </w:t>
      </w:r>
      <w:r w:rsidR="002919B5">
        <w:rPr>
          <w:szCs w:val="24"/>
        </w:rPr>
        <w:t xml:space="preserve">not explicitly prompt </w:t>
      </w:r>
      <w:r w:rsidR="00E07969">
        <w:rPr>
          <w:szCs w:val="24"/>
        </w:rPr>
        <w:t xml:space="preserve">the implementation of </w:t>
      </w:r>
      <w:r w:rsidR="002919B5">
        <w:rPr>
          <w:szCs w:val="24"/>
        </w:rPr>
        <w:t>self-regulation.</w:t>
      </w:r>
      <w:r w:rsidR="004E6FCA" w:rsidRPr="004E6FCA">
        <w:rPr>
          <w:szCs w:val="24"/>
        </w:rPr>
        <w:t xml:space="preserve"> </w:t>
      </w:r>
    </w:p>
    <w:p w14:paraId="1954F5AB" w14:textId="7FD3CDBE" w:rsidR="006D4590" w:rsidRDefault="006D4590" w:rsidP="002919B5">
      <w:pPr>
        <w:spacing w:after="0" w:line="480" w:lineRule="auto"/>
        <w:ind w:left="0" w:firstLine="720"/>
        <w:rPr>
          <w:szCs w:val="24"/>
        </w:rPr>
      </w:pPr>
      <w:r>
        <w:rPr>
          <w:szCs w:val="24"/>
        </w:rPr>
        <w:t>S</w:t>
      </w:r>
      <w:r w:rsidRPr="006D4590">
        <w:rPr>
          <w:szCs w:val="24"/>
        </w:rPr>
        <w:t>elf-report capture of emotion</w:t>
      </w:r>
      <w:r>
        <w:rPr>
          <w:szCs w:val="24"/>
        </w:rPr>
        <w:t xml:space="preserve"> in ER studies</w:t>
      </w:r>
      <w:r w:rsidRPr="006D4590">
        <w:rPr>
          <w:szCs w:val="24"/>
        </w:rPr>
        <w:t xml:space="preserve"> </w:t>
      </w:r>
      <w:r>
        <w:rPr>
          <w:szCs w:val="24"/>
        </w:rPr>
        <w:t xml:space="preserve">is </w:t>
      </w:r>
      <w:r w:rsidRPr="006D4590">
        <w:rPr>
          <w:szCs w:val="24"/>
        </w:rPr>
        <w:t xml:space="preserve">often </w:t>
      </w:r>
      <w:r>
        <w:rPr>
          <w:szCs w:val="24"/>
        </w:rPr>
        <w:t xml:space="preserve">either assumed based upon standardized ratings associated with the stimuli (e.g., IAPS picture set) </w:t>
      </w:r>
      <w:r>
        <w:rPr>
          <w:szCs w:val="24"/>
        </w:rPr>
        <w:fldChar w:fldCharType="begin"/>
      </w:r>
      <w:r w:rsidR="007B47B5">
        <w:rPr>
          <w:szCs w:val="24"/>
        </w:rPr>
        <w:instrText xml:space="preserve"> ADDIN ZOTERO_ITEM CSL_CITATION {"citationID":"y18axFSl","properties":{"formattedCitation":"(Bradley &amp; Lang, 2007)","plainCitation":"(Bradley &amp; Lang, 2007)","noteIndex":0},"citationItems":[{"id":9385,"uris":["http://zotero.org/users/6239255/items/I48896PB"],"itemData":{"id":9385,"type":"chapter","abstract":"In this chapter, we discuss the development and use of picture stimuli incorporated in the International Affective Picture System (IAPS), a large set of emotionally evocative color photographs that includes pleasure, arousal, and dominance ratings made by men and women. The IAPS is currently used in experimental investigations of emotion and attention worldwide, providing experimental control in the selection of emotional stimuli, facilitating the comparison of results across different studies, and encouraging replication within and across psychological and neuroscience research laboratories. Numerous studies in our laboratory over the past 15 years have explored subjective, psychophysiological, behavioral, and neurophysiological reactions when viewing these affective stimuli. Basic findings from these studies, which will be informative for researchers considering or using the IAPS stimuli, are briefly summarized in this chapter. (PsycInfo Database Record (c) 2023 APA, all rights reserved)","collection-title":"Series in affective science.","container-title":"Handbook of emotion elicitation and assessment.","event-place":"New York,  NY,  US","ISBN":"978-0-19-516915-7","page":"29-46","publisher":"Oxford University Press","publisher-place":"New York,  NY,  US","title":"The International Affective Picture System (IAPS) in the study of emotion and attention.","author":[{"family":"Bradley","given":"Margaret M."},{"family":"Lang","given":"Peter J."}],"issued":{"date-parts":[["2007"]]}}}],"schema":"https://github.com/citation-style-language/schema/raw/master/csl-citation.json"} </w:instrText>
      </w:r>
      <w:r>
        <w:rPr>
          <w:szCs w:val="24"/>
        </w:rPr>
        <w:fldChar w:fldCharType="separate"/>
      </w:r>
      <w:r w:rsidRPr="006D4590">
        <w:t>(Bradley &amp; Lang, 2007)</w:t>
      </w:r>
      <w:r>
        <w:rPr>
          <w:szCs w:val="24"/>
        </w:rPr>
        <w:fldChar w:fldCharType="end"/>
      </w:r>
      <w:r>
        <w:rPr>
          <w:szCs w:val="24"/>
        </w:rPr>
        <w:t>, measured</w:t>
      </w:r>
      <w:r w:rsidRPr="006D4590">
        <w:rPr>
          <w:szCs w:val="24"/>
        </w:rPr>
        <w:t xml:space="preserve"> through unidimensional </w:t>
      </w:r>
      <w:proofErr w:type="spellStart"/>
      <w:r w:rsidRPr="006D4590">
        <w:rPr>
          <w:szCs w:val="24"/>
        </w:rPr>
        <w:t>likert</w:t>
      </w:r>
      <w:proofErr w:type="spellEnd"/>
      <w:r w:rsidRPr="006D4590">
        <w:rPr>
          <w:szCs w:val="24"/>
        </w:rPr>
        <w:t xml:space="preserve"> scales (</w:t>
      </w:r>
      <w:r>
        <w:rPr>
          <w:szCs w:val="24"/>
        </w:rPr>
        <w:t>e.g., Valence</w:t>
      </w:r>
      <w:ins w:id="88" w:author="Billy Mitchell [2]" w:date="2023-11-07T20:47:00Z">
        <w:r w:rsidR="00B142E7">
          <w:rPr>
            <w:szCs w:val="24"/>
          </w:rPr>
          <w:t>)</w:t>
        </w:r>
      </w:ins>
      <w:del w:id="89" w:author="Billy Mitchell [2]" w:date="2023-11-07T20:47:00Z">
        <w:r w:rsidDel="00B142E7">
          <w:rPr>
            <w:szCs w:val="24"/>
          </w:rPr>
          <w:delText>;</w:delText>
        </w:r>
      </w:del>
      <w:ins w:id="90" w:author="Billy Mitchell [2]" w:date="2023-11-07T20:48:00Z">
        <w:r w:rsidR="00B142E7">
          <w:rPr>
            <w:szCs w:val="24"/>
          </w:rPr>
          <w:t xml:space="preserve"> </w:t>
        </w:r>
      </w:ins>
      <w:del w:id="91" w:author="Billy Mitchell [2]" w:date="2023-11-07T20:48:00Z">
        <w:r w:rsidDel="00B142E7">
          <w:rPr>
            <w:szCs w:val="24"/>
          </w:rPr>
          <w:delText xml:space="preserve"> </w:delText>
        </w:r>
      </w:del>
      <w:r>
        <w:rPr>
          <w:szCs w:val="24"/>
        </w:rPr>
        <w:fldChar w:fldCharType="begin"/>
      </w:r>
      <w:r w:rsidR="007B47B5">
        <w:rPr>
          <w:szCs w:val="24"/>
        </w:rPr>
        <w:instrText xml:space="preserve"> ADDIN ZOTERO_ITEM CSL_CITATION {"citationID":"GFfMoW55","properties":{"formattedCitation":"(Shafir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J."},{"family":"Sheppes","given":"Gal"}],"issued":{"date-parts":[["2016",12,1]]}}}],"schema":"https://github.com/citation-style-language/schema/raw/master/csl-citation.json"} </w:instrText>
      </w:r>
      <w:r>
        <w:rPr>
          <w:szCs w:val="24"/>
        </w:rPr>
        <w:fldChar w:fldCharType="separate"/>
      </w:r>
      <w:r w:rsidR="00A97406" w:rsidRPr="00A97406">
        <w:t>(Shafir et al., 2016)</w:t>
      </w:r>
      <w:r>
        <w:rPr>
          <w:szCs w:val="24"/>
        </w:rPr>
        <w:fldChar w:fldCharType="end"/>
      </w:r>
      <w:r>
        <w:rPr>
          <w:szCs w:val="24"/>
        </w:rPr>
        <w:t>,</w:t>
      </w:r>
      <w:r w:rsidRPr="006D4590">
        <w:rPr>
          <w:szCs w:val="24"/>
        </w:rPr>
        <w:t xml:space="preserve"> or </w:t>
      </w:r>
      <w:r>
        <w:rPr>
          <w:szCs w:val="24"/>
        </w:rPr>
        <w:t xml:space="preserve">is captured through </w:t>
      </w:r>
      <w:r w:rsidR="008B7F27">
        <w:rPr>
          <w:szCs w:val="24"/>
        </w:rPr>
        <w:t>established</w:t>
      </w:r>
      <w:r w:rsidRPr="006D4590">
        <w:rPr>
          <w:szCs w:val="24"/>
        </w:rPr>
        <w:t xml:space="preserve"> measures (i.e., Positive and Negative Affect Schedule</w:t>
      </w:r>
      <w:del w:id="92" w:author="Billy Mitchell [2]" w:date="2023-11-07T20:48:00Z">
        <w:r w:rsidR="008B7F27" w:rsidDel="00B142E7">
          <w:rPr>
            <w:szCs w:val="24"/>
          </w:rPr>
          <w:delText>;</w:delText>
        </w:r>
      </w:del>
      <w:ins w:id="93" w:author="Billy Mitchell [2]" w:date="2023-11-07T20:48:00Z">
        <w:r w:rsidR="00B142E7">
          <w:rPr>
            <w:szCs w:val="24"/>
          </w:rPr>
          <w:t>)</w:t>
        </w:r>
      </w:ins>
      <w:r w:rsidR="008B7F27">
        <w:rPr>
          <w:szCs w:val="24"/>
        </w:rPr>
        <w:t xml:space="preserve"> </w:t>
      </w:r>
      <w:r>
        <w:rPr>
          <w:szCs w:val="24"/>
        </w:rPr>
        <w:fldChar w:fldCharType="begin"/>
      </w:r>
      <w:r w:rsidR="007B47B5">
        <w:rPr>
          <w:szCs w:val="24"/>
        </w:rPr>
        <w:instrText xml:space="preserve"> ADDIN ZOTERO_ITEM CSL_CITATION {"citationID":"UNFzQnSt","properties":{"formattedCitation":"(Watson et al., 1988; Weiss et al., 2021)","plainCitation":"(Watson et al., 1988; Weiss et al., 2021)","noteIndex":0},"citationItems":[{"id":9087,"uris":["http://zotero.org/users/6239255/items/2VQ2GTXN"],"itemData":{"id":9087,"type":"article-journal","container-title":"Journal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id":694,"uris":["http://zotero.org/users/6239255/items/TLKJQVQT"],"itemData":{"id":694,"type":"article-journal","abstract":"Background: A fast-growing body of research provides support for the role of positive emotion dysregulation in the etiology and maintenance of a wide range of psychiatric difficulties and clinically relevant behaviors. However, this work has exclusively relied on the subjective assessment of positive emotion dysregulation. Advancing research, the current study examined associations between physiological and subjective indices of positive emotional responding in the laboratory. Specifically, we explored the relation of the Difficulties in Emotion Regulation Scale – Positive (Weiss, Gratz, &amp; Lavender, 2015) to resting heart rate variability (HRV) at high and low state positive affect intensity.\nMethods: Participants were 122 individuals recruited from college and community settings (Mage = 23.39, 84.4% female, 68.0% White).\nResults: Findings indicated a positive relation between positive emotion dysregulation and resting HRV at high state positive affect and a negative relation between positive emotion dysregulation and resting HRV at low state positive affect.\nConclusions: Results extend our understanding of the associations among subjective and physiological indices of positive emotional processes. These findings have key implications for the conduct of research on positive emotion dysregulation.","container-title":"Personality and Individual Differences","DOI":"10.1016/j.paid.2020.110607","ISSN":"01918869","journalAbbreviation":"Personality and Individual Differences","language":"en","page":"110607","source":"DOI.org (Crossref)","title":"Association of positive emotion dysregulation to resting heart rate variability: The influence of positive affect intensity","title-short":"Association of positive emotion dysregulation to resting heart rate variability","volume":"173","author":[{"family":"Weiss","given":"Nicole H."},{"family":"Schick","given":"Melissa R."},{"family":"Waite","given":"Elinor E."},{"family":"Haliczer","given":"Lauren A."},{"family":"Dixon-Gordon","given":"Katherine L."}],"issued":{"date-parts":[["2021",4]]}}}],"schema":"https://github.com/citation-style-language/schema/raw/master/csl-citation.json"} </w:instrText>
      </w:r>
      <w:r>
        <w:rPr>
          <w:szCs w:val="24"/>
        </w:rPr>
        <w:fldChar w:fldCharType="separate"/>
      </w:r>
      <w:r w:rsidR="00A97406" w:rsidRPr="00A97406">
        <w:t>(Watson et al., 1988; Weiss et al., 2021)</w:t>
      </w:r>
      <w:r>
        <w:rPr>
          <w:szCs w:val="24"/>
        </w:rPr>
        <w:fldChar w:fldCharType="end"/>
      </w:r>
      <w:r>
        <w:rPr>
          <w:szCs w:val="24"/>
        </w:rPr>
        <w:t xml:space="preserve">. These approaches </w:t>
      </w:r>
      <w:ins w:id="94" w:author="Billy Mitchell" w:date="2023-11-07T10:40:00Z">
        <w:r w:rsidR="00801A78">
          <w:rPr>
            <w:szCs w:val="24"/>
          </w:rPr>
          <w:t xml:space="preserve">offer an efficient, </w:t>
        </w:r>
      </w:ins>
      <w:ins w:id="95" w:author="Billy Mitchell" w:date="2023-11-07T13:42:00Z">
        <w:r w:rsidR="00801A78">
          <w:rPr>
            <w:szCs w:val="24"/>
          </w:rPr>
          <w:t xml:space="preserve">reliable, and </w:t>
        </w:r>
      </w:ins>
      <w:ins w:id="96" w:author="Billy Mitchell" w:date="2023-11-07T10:40:00Z">
        <w:r w:rsidR="00801A78">
          <w:rPr>
            <w:szCs w:val="24"/>
          </w:rPr>
          <w:t>standardized means of</w:t>
        </w:r>
      </w:ins>
      <w:ins w:id="97" w:author="Billy Mitchell" w:date="2023-11-07T13:41:00Z">
        <w:r w:rsidR="00801A78">
          <w:rPr>
            <w:szCs w:val="24"/>
          </w:rPr>
          <w:t xml:space="preserve"> assessing</w:t>
        </w:r>
      </w:ins>
      <w:ins w:id="98" w:author="Billy Mitchell" w:date="2023-11-07T13:42:00Z">
        <w:r w:rsidR="00801A78">
          <w:rPr>
            <w:szCs w:val="24"/>
          </w:rPr>
          <w:t xml:space="preserve"> self-regulation</w:t>
        </w:r>
      </w:ins>
      <w:ins w:id="99" w:author="Billy Mitchell" w:date="2023-11-07T10:40:00Z">
        <w:r w:rsidR="00260459">
          <w:rPr>
            <w:szCs w:val="24"/>
          </w:rPr>
          <w:t xml:space="preserve"> </w:t>
        </w:r>
      </w:ins>
      <w:del w:id="100" w:author="Billy Mitchell" w:date="2023-11-07T10:40:00Z">
        <w:r w:rsidDel="00260459">
          <w:rPr>
            <w:szCs w:val="24"/>
          </w:rPr>
          <w:delText>offer</w:delText>
        </w:r>
        <w:r w:rsidR="008B7F27" w:rsidDel="00260459">
          <w:rPr>
            <w:szCs w:val="24"/>
          </w:rPr>
          <w:delText xml:space="preserve"> strong-validation and</w:delText>
        </w:r>
        <w:r w:rsidDel="00260459">
          <w:rPr>
            <w:szCs w:val="24"/>
          </w:rPr>
          <w:delText xml:space="preserve"> unparalleled control </w:delText>
        </w:r>
      </w:del>
      <w:r>
        <w:rPr>
          <w:szCs w:val="24"/>
        </w:rPr>
        <w:t xml:space="preserve">but </w:t>
      </w:r>
      <w:r w:rsidRPr="006D4590">
        <w:rPr>
          <w:szCs w:val="24"/>
        </w:rPr>
        <w:t xml:space="preserve">might not accurately reflect the </w:t>
      </w:r>
      <w:r>
        <w:rPr>
          <w:szCs w:val="24"/>
        </w:rPr>
        <w:t>multidimensionality of</w:t>
      </w:r>
      <w:r w:rsidRPr="006D4590">
        <w:rPr>
          <w:szCs w:val="24"/>
        </w:rPr>
        <w:t xml:space="preserve"> emotional experience. </w:t>
      </w:r>
      <w:ins w:id="101" w:author="Billy Mitchell [2]" w:date="2023-11-07T20:56:00Z">
        <w:r w:rsidR="00EF55CB" w:rsidRPr="00EF55CB">
          <w:rPr>
            <w:szCs w:val="24"/>
          </w:rPr>
          <w:t>Contemporary constructivist theories posit that emotions are not fixed reactions but are instead shaped dynamically by cognitive and social processe</w:t>
        </w:r>
      </w:ins>
      <w:ins w:id="102" w:author="Billy Mitchell [2]" w:date="2023-11-07T20:57:00Z">
        <w:r w:rsidR="00EF55CB">
          <w:rPr>
            <w:szCs w:val="24"/>
          </w:rPr>
          <w:t xml:space="preserve">s, </w:t>
        </w:r>
      </w:ins>
      <w:ins w:id="103" w:author="Billy Mitchell [2]" w:date="2023-11-07T20:56:00Z">
        <w:r w:rsidR="00EF55CB" w:rsidRPr="00EF55CB">
          <w:rPr>
            <w:szCs w:val="24"/>
          </w:rPr>
          <w:t>encompass</w:t>
        </w:r>
      </w:ins>
      <w:ins w:id="104" w:author="Billy Mitchell [2]" w:date="2023-11-07T20:57:00Z">
        <w:r w:rsidR="00EF55CB">
          <w:rPr>
            <w:szCs w:val="24"/>
          </w:rPr>
          <w:t>ing</w:t>
        </w:r>
      </w:ins>
      <w:ins w:id="105" w:author="Billy Mitchell [2]" w:date="2023-11-07T20:56:00Z">
        <w:r w:rsidR="00EF55CB" w:rsidRPr="00EF55CB">
          <w:rPr>
            <w:szCs w:val="24"/>
          </w:rPr>
          <w:t xml:space="preserve"> one</w:t>
        </w:r>
      </w:ins>
      <w:ins w:id="106" w:author="Billy Mitchell [2]" w:date="2023-11-07T20:57:00Z">
        <w:r w:rsidR="00EF55CB">
          <w:rPr>
            <w:szCs w:val="24"/>
          </w:rPr>
          <w:t>’</w:t>
        </w:r>
      </w:ins>
      <w:ins w:id="107" w:author="Billy Mitchell [2]" w:date="2023-11-07T20:56:00Z">
        <w:r w:rsidR="00EF55CB" w:rsidRPr="00EF55CB">
          <w:rPr>
            <w:szCs w:val="24"/>
          </w:rPr>
          <w:t>s personal interpretations, beliefs, and social interactions</w:t>
        </w:r>
      </w:ins>
      <w:ins w:id="108" w:author="Billy Mitchell [2]" w:date="2023-11-07T20:57:00Z">
        <w:r w:rsidR="00EF55CB">
          <w:rPr>
            <w:szCs w:val="24"/>
          </w:rPr>
          <w:t xml:space="preserve"> </w:t>
        </w:r>
        <w:r w:rsidR="00EF55CB">
          <w:rPr>
            <w:szCs w:val="24"/>
          </w:rPr>
          <w:fldChar w:fldCharType="begin"/>
        </w:r>
        <w:r w:rsidR="00EF55CB">
          <w:rPr>
            <w:szCs w:val="24"/>
          </w:rPr>
          <w: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instrText>
        </w:r>
        <w:r w:rsidR="00EF55CB">
          <w:rPr>
            <w:szCs w:val="24"/>
          </w:rPr>
          <w:fldChar w:fldCharType="separate"/>
        </w:r>
        <w:r w:rsidR="00EF55CB" w:rsidRPr="002C591D">
          <w:t>(Lindquist et al., 2012)</w:t>
        </w:r>
        <w:r w:rsidR="00EF55CB">
          <w:rPr>
            <w:szCs w:val="24"/>
          </w:rPr>
          <w:fldChar w:fldCharType="end"/>
        </w:r>
      </w:ins>
      <w:ins w:id="109" w:author="Billy Mitchell [2]" w:date="2023-11-07T20:56:00Z">
        <w:r w:rsidR="00EF55CB" w:rsidRPr="00EF55CB">
          <w:rPr>
            <w:szCs w:val="24"/>
          </w:rPr>
          <w:t xml:space="preserve">. </w:t>
        </w:r>
      </w:ins>
      <w:ins w:id="110" w:author="Billy Mitchell [2]" w:date="2023-11-07T20:57:00Z">
        <w:r w:rsidR="00EF55CB">
          <w:rPr>
            <w:szCs w:val="24"/>
          </w:rPr>
          <w:t>A</w:t>
        </w:r>
      </w:ins>
      <w:ins w:id="111" w:author="Billy Mitchell [2]" w:date="2023-11-07T21:02:00Z">
        <w:r w:rsidR="00EF55CB">
          <w:rPr>
            <w:szCs w:val="24"/>
          </w:rPr>
          <w:t>ppl</w:t>
        </w:r>
      </w:ins>
      <w:ins w:id="112" w:author="Billy Mitchell [2]" w:date="2023-11-07T21:03:00Z">
        <w:r w:rsidR="00EF55CB">
          <w:rPr>
            <w:szCs w:val="24"/>
          </w:rPr>
          <w:t xml:space="preserve">ying </w:t>
        </w:r>
      </w:ins>
      <w:ins w:id="113" w:author="Billy Mitchell [2]" w:date="2023-11-07T20:56:00Z">
        <w:r w:rsidR="00EF55CB" w:rsidRPr="00EF55CB">
          <w:rPr>
            <w:szCs w:val="24"/>
          </w:rPr>
          <w:t xml:space="preserve">natural language processing </w:t>
        </w:r>
      </w:ins>
      <w:ins w:id="114" w:author="Billy Mitchell [2]" w:date="2023-11-07T21:03:00Z">
        <w:r w:rsidR="00EF55CB">
          <w:rPr>
            <w:szCs w:val="24"/>
          </w:rPr>
          <w:t xml:space="preserve">techniques to free-response data </w:t>
        </w:r>
      </w:ins>
      <w:ins w:id="115" w:author="Billy Mitchell [2]" w:date="2023-11-07T20:58:00Z">
        <w:r w:rsidR="00EF55CB">
          <w:rPr>
            <w:szCs w:val="24"/>
          </w:rPr>
          <w:t>can</w:t>
        </w:r>
      </w:ins>
      <w:ins w:id="116" w:author="Billy Mitchell [2]" w:date="2023-11-07T21:00:00Z">
        <w:r w:rsidR="00EF55CB">
          <w:rPr>
            <w:szCs w:val="24"/>
          </w:rPr>
          <w:t xml:space="preserve"> improve our ability to capture</w:t>
        </w:r>
      </w:ins>
      <w:ins w:id="117" w:author="Billy Mitchell [2]" w:date="2023-11-07T21:03:00Z">
        <w:r w:rsidR="00EF55CB">
          <w:rPr>
            <w:szCs w:val="24"/>
          </w:rPr>
          <w:t xml:space="preserve"> the</w:t>
        </w:r>
      </w:ins>
      <w:ins w:id="118" w:author="Billy Mitchell [2]" w:date="2023-11-07T21:00:00Z">
        <w:r w:rsidR="00EF55CB">
          <w:rPr>
            <w:szCs w:val="24"/>
          </w:rPr>
          <w:t xml:space="preserve"> </w:t>
        </w:r>
      </w:ins>
      <w:ins w:id="119" w:author="Billy Mitchell [2]" w:date="2023-11-07T20:56:00Z">
        <w:r w:rsidR="00EF55CB" w:rsidRPr="00EF55CB">
          <w:rPr>
            <w:szCs w:val="24"/>
          </w:rPr>
          <w:t>multifaceted</w:t>
        </w:r>
      </w:ins>
      <w:ins w:id="120" w:author="Billy Mitchell [2]" w:date="2023-11-07T21:01:00Z">
        <w:r w:rsidR="00EF55CB">
          <w:rPr>
            <w:szCs w:val="24"/>
          </w:rPr>
          <w:t xml:space="preserve">, idiosyncratic </w:t>
        </w:r>
      </w:ins>
      <w:ins w:id="121" w:author="Billy Mitchell [2]" w:date="2023-11-07T20:56:00Z">
        <w:r w:rsidR="00EF55CB" w:rsidRPr="00EF55CB">
          <w:rPr>
            <w:szCs w:val="24"/>
          </w:rPr>
          <w:t>emotional experiences</w:t>
        </w:r>
      </w:ins>
      <w:ins w:id="122" w:author="Billy Mitchell [2]" w:date="2023-11-07T21:01:00Z">
        <w:r w:rsidR="00EF55CB">
          <w:rPr>
            <w:szCs w:val="24"/>
          </w:rPr>
          <w:t xml:space="preserve"> </w:t>
        </w:r>
      </w:ins>
      <w:moveToRangeStart w:id="123" w:author="Billy Mitchell [2]" w:date="2023-11-07T21:04:00Z" w:name="move150283460"/>
      <w:moveTo w:id="124" w:author="Billy Mitchell [2]" w:date="2023-11-07T21:04:00Z">
        <w:r w:rsidR="00EF55CB" w:rsidRPr="006D4590">
          <w:rPr>
            <w:szCs w:val="24"/>
          </w:rPr>
          <w:t>that constructivist frameworks emphasize</w:t>
        </w:r>
        <w:r w:rsidR="00EF55CB">
          <w:rPr>
            <w:szCs w:val="24"/>
          </w:rPr>
          <w:t xml:space="preserve"> </w:t>
        </w:r>
        <w:r w:rsidR="00EF55CB">
          <w:rPr>
            <w:szCs w:val="24"/>
          </w:rPr>
          <w:fldChar w:fldCharType="begin"/>
        </w:r>
        <w:r w:rsidR="00EF55CB">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EF55CB">
          <w:rPr>
            <w:szCs w:val="24"/>
          </w:rPr>
          <w:fldChar w:fldCharType="separate"/>
        </w:r>
        <w:r w:rsidR="00EF55CB" w:rsidRPr="002C591D">
          <w:t>(Mohammad, 2018)</w:t>
        </w:r>
        <w:r w:rsidR="00EF55CB">
          <w:rPr>
            <w:szCs w:val="24"/>
          </w:rPr>
          <w:fldChar w:fldCharType="end"/>
        </w:r>
        <w:r w:rsidR="00EF55CB">
          <w:rPr>
            <w:szCs w:val="24"/>
          </w:rPr>
          <w:t xml:space="preserve"> without sacrificing</w:t>
        </w:r>
      </w:moveTo>
      <w:ins w:id="125" w:author="Billy Mitchell [2]" w:date="2023-11-07T21:04:00Z">
        <w:r w:rsidR="00EF55CB">
          <w:rPr>
            <w:szCs w:val="24"/>
          </w:rPr>
          <w:t xml:space="preserve"> accuracy </w:t>
        </w:r>
      </w:ins>
      <w:moveTo w:id="126" w:author="Billy Mitchell [2]" w:date="2023-11-07T21:04:00Z">
        <w:del w:id="127" w:author="Billy Mitchell [2]" w:date="2023-11-07T21:04:00Z">
          <w:r w:rsidR="00EF55CB" w:rsidDel="00EF55CB">
            <w:rPr>
              <w:szCs w:val="24"/>
            </w:rPr>
            <w:delText xml:space="preserve"> reporting accuracy </w:delText>
          </w:r>
        </w:del>
        <w:r w:rsidR="00EF55CB">
          <w:rPr>
            <w:szCs w:val="24"/>
          </w:rPr>
          <w:fldChar w:fldCharType="begin"/>
        </w:r>
        <w:r w:rsidR="00EF55CB">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EF55CB">
          <w:rPr>
            <w:szCs w:val="24"/>
          </w:rPr>
          <w:fldChar w:fldCharType="separate"/>
        </w:r>
        <w:r w:rsidR="00EF55CB" w:rsidRPr="004649E5">
          <w:t>(Diamond et al., 2020)</w:t>
        </w:r>
        <w:r w:rsidR="00EF55CB">
          <w:rPr>
            <w:szCs w:val="24"/>
          </w:rPr>
          <w:fldChar w:fldCharType="end"/>
        </w:r>
      </w:moveTo>
      <w:ins w:id="128" w:author="Billy Mitchell [2]" w:date="2023-11-07T21:04:00Z">
        <w:r w:rsidR="00EF55CB">
          <w:rPr>
            <w:szCs w:val="24"/>
          </w:rPr>
          <w:t xml:space="preserve"> or quantifiability.</w:t>
        </w:r>
      </w:ins>
      <w:moveTo w:id="129" w:author="Billy Mitchell [2]" w:date="2023-11-07T21:04:00Z">
        <w:del w:id="130" w:author="Billy Mitchell [2]" w:date="2023-11-07T21:04:00Z">
          <w:r w:rsidR="00EF55CB" w:rsidDel="00EF55CB">
            <w:rPr>
              <w:szCs w:val="24"/>
            </w:rPr>
            <w:delText>.</w:delText>
          </w:r>
        </w:del>
      </w:moveTo>
      <w:moveToRangeEnd w:id="123"/>
      <w:del w:id="131" w:author="Billy Mitchell [2]" w:date="2023-11-07T21:02:00Z">
        <w:r w:rsidRPr="006D4590" w:rsidDel="00EF55CB">
          <w:rPr>
            <w:szCs w:val="24"/>
          </w:rPr>
          <w:delText>Modern constructivist theories of emotion hold that emotional experiences are dynamically constructed by individuals through cognitive and social processes, including personal interpretations, beliefs, and social interactions</w:delText>
        </w:r>
      </w:del>
      <w:del w:id="132" w:author="Billy Mitchell [2]" w:date="2023-11-07T20:56:00Z">
        <w:r w:rsidR="008B7F27" w:rsidDel="00EF55CB">
          <w:rPr>
            <w:szCs w:val="24"/>
          </w:rPr>
          <w:delText xml:space="preserve"> </w:delText>
        </w:r>
        <w:r w:rsidR="002C591D" w:rsidDel="00EF55CB">
          <w:rPr>
            <w:szCs w:val="24"/>
          </w:rPr>
          <w:fldChar w:fldCharType="begin"/>
        </w:r>
        <w:r w:rsidR="007B47B5" w:rsidDel="00EF55CB">
          <w:rPr>
            <w:szCs w:val="24"/>
          </w:rPr>
          <w:del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delInstrText>
        </w:r>
        <w:r w:rsidR="002C591D" w:rsidDel="00EF55CB">
          <w:rPr>
            <w:szCs w:val="24"/>
          </w:rPr>
          <w:fldChar w:fldCharType="separate"/>
        </w:r>
        <w:r w:rsidR="002C591D" w:rsidRPr="002C591D" w:rsidDel="00EF55CB">
          <w:delText>(Lindquist et al., 2012)</w:delText>
        </w:r>
        <w:r w:rsidR="002C591D" w:rsidDel="00EF55CB">
          <w:rPr>
            <w:szCs w:val="24"/>
          </w:rPr>
          <w:fldChar w:fldCharType="end"/>
        </w:r>
      </w:del>
      <w:del w:id="133" w:author="Billy Mitchell [2]" w:date="2023-11-07T21:02:00Z">
        <w:r w:rsidRPr="006D4590" w:rsidDel="00EF55CB">
          <w:rPr>
            <w:szCs w:val="24"/>
          </w:rPr>
          <w:delText>.</w:delText>
        </w:r>
      </w:del>
      <w:ins w:id="134" w:author="Billy Mitchell [2]" w:date="2023-11-07T21:05:00Z">
        <w:r w:rsidR="00EF55CB">
          <w:rPr>
            <w:szCs w:val="24"/>
          </w:rPr>
          <w:t xml:space="preserve"> </w:t>
        </w:r>
      </w:ins>
      <w:del w:id="135" w:author="Billy Mitchell [2]" w:date="2023-11-07T21:05:00Z">
        <w:r w:rsidRPr="006D4590" w:rsidDel="00EF55CB">
          <w:rPr>
            <w:szCs w:val="24"/>
          </w:rPr>
          <w:delText xml:space="preserve"> However, advancements in natural language processing and linguistics make a more flexible and ecologically-valid capture of multidimensional emotional experiences, such as free-response, possible to better represent the idiosyncratic richness </w:delText>
        </w:r>
      </w:del>
      <w:moveFromRangeStart w:id="136" w:author="Billy Mitchell [2]" w:date="2023-11-07T21:04:00Z" w:name="move150283460"/>
      <w:moveFrom w:id="137" w:author="Billy Mitchell [2]" w:date="2023-11-07T21:04:00Z">
        <w:r w:rsidRPr="006D4590" w:rsidDel="00EF55CB">
          <w:rPr>
            <w:szCs w:val="24"/>
          </w:rPr>
          <w:t>that constructivist frameworks emphasize</w:t>
        </w:r>
        <w:r w:rsidR="002C591D" w:rsidDel="00EF55CB">
          <w:rPr>
            <w:szCs w:val="24"/>
          </w:rPr>
          <w:t xml:space="preserve"> </w:t>
        </w:r>
        <w:r w:rsidR="002C591D" w:rsidDel="00EF55CB">
          <w:rPr>
            <w:szCs w:val="24"/>
          </w:rPr>
          <w:fldChar w:fldCharType="begin"/>
        </w:r>
        <w:r w:rsidR="007B47B5" w:rsidDel="00EF55CB">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2C591D" w:rsidDel="00EF55CB">
          <w:rPr>
            <w:szCs w:val="24"/>
          </w:rPr>
          <w:fldChar w:fldCharType="separate"/>
        </w:r>
        <w:r w:rsidR="002C591D" w:rsidRPr="002C591D" w:rsidDel="00EF55CB">
          <w:t>(Mohammad, 2018)</w:t>
        </w:r>
        <w:r w:rsidR="002C591D" w:rsidDel="00EF55CB">
          <w:rPr>
            <w:szCs w:val="24"/>
          </w:rPr>
          <w:fldChar w:fldCharType="end"/>
        </w:r>
        <w:r w:rsidR="004649E5" w:rsidDel="00EF55CB">
          <w:rPr>
            <w:szCs w:val="24"/>
          </w:rPr>
          <w:t xml:space="preserve"> without sacrificing reporting accuracy </w:t>
        </w:r>
        <w:r w:rsidR="004649E5" w:rsidDel="00EF55CB">
          <w:rPr>
            <w:szCs w:val="24"/>
          </w:rPr>
          <w:fldChar w:fldCharType="begin"/>
        </w:r>
        <w:r w:rsidR="007B47B5" w:rsidDel="00EF55CB">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4649E5" w:rsidDel="00EF55CB">
          <w:rPr>
            <w:szCs w:val="24"/>
          </w:rPr>
          <w:fldChar w:fldCharType="separate"/>
        </w:r>
        <w:r w:rsidR="004649E5" w:rsidRPr="004649E5" w:rsidDel="00EF55CB">
          <w:t>(Diamond et al., 2020)</w:t>
        </w:r>
        <w:r w:rsidR="004649E5" w:rsidDel="00EF55CB">
          <w:rPr>
            <w:szCs w:val="24"/>
          </w:rPr>
          <w:fldChar w:fldCharType="end"/>
        </w:r>
        <w:r w:rsidR="00AD2081" w:rsidDel="00EF55CB">
          <w:rPr>
            <w:szCs w:val="24"/>
          </w:rPr>
          <w:t xml:space="preserve">. </w:t>
        </w:r>
      </w:moveFrom>
      <w:moveFromRangeEnd w:id="136"/>
      <w:del w:id="138" w:author="Billy Mitchell [2]" w:date="2023-11-07T21:05:00Z">
        <w:r w:rsidR="00AD2081" w:rsidDel="00EF55CB">
          <w:rPr>
            <w:szCs w:val="24"/>
          </w:rPr>
          <w:delText>Furthermore, by not limiting participant self-report options to discrete categories or unipolar scales, f</w:delText>
        </w:r>
      </w:del>
      <w:ins w:id="139" w:author="Billy Mitchell [2]" w:date="2023-11-07T21:05:00Z">
        <w:r w:rsidR="00EF55CB">
          <w:rPr>
            <w:szCs w:val="24"/>
          </w:rPr>
          <w:t>F</w:t>
        </w:r>
      </w:ins>
      <w:r w:rsidR="00AD2081">
        <w:rPr>
          <w:szCs w:val="24"/>
        </w:rPr>
        <w:t>ree-response</w:t>
      </w:r>
      <w:ins w:id="140" w:author="Billy Mitchell [2]" w:date="2023-11-07T21:07:00Z">
        <w:r w:rsidR="00EF55CB">
          <w:rPr>
            <w:szCs w:val="24"/>
          </w:rPr>
          <w:t xml:space="preserve"> capture</w:t>
        </w:r>
      </w:ins>
      <w:ins w:id="141" w:author="Billy Mitchell [2]" w:date="2023-11-07T21:06:00Z">
        <w:r w:rsidR="00EF55CB">
          <w:rPr>
            <w:szCs w:val="24"/>
          </w:rPr>
          <w:t xml:space="preserve">, more than </w:t>
        </w:r>
        <w:r w:rsidR="00EF55CB">
          <w:rPr>
            <w:szCs w:val="24"/>
          </w:rPr>
          <w:t>discrete</w:t>
        </w:r>
        <w:r w:rsidR="00EF55CB">
          <w:rPr>
            <w:szCs w:val="24"/>
          </w:rPr>
          <w:t>ly</w:t>
        </w:r>
        <w:r w:rsidR="00EF55CB">
          <w:rPr>
            <w:szCs w:val="24"/>
          </w:rPr>
          <w:t xml:space="preserve"> categori</w:t>
        </w:r>
        <w:r w:rsidR="00EF55CB">
          <w:rPr>
            <w:szCs w:val="24"/>
          </w:rPr>
          <w:t>zed self-reports</w:t>
        </w:r>
        <w:r w:rsidR="00EF55CB">
          <w:rPr>
            <w:szCs w:val="24"/>
          </w:rPr>
          <w:t xml:space="preserve"> or unipolar scales, </w:t>
        </w:r>
      </w:ins>
      <w:del w:id="142" w:author="Billy Mitchell [2]" w:date="2023-11-07T21:06:00Z">
        <w:r w:rsidR="00AD2081" w:rsidDel="00EF55CB">
          <w:rPr>
            <w:szCs w:val="24"/>
          </w:rPr>
          <w:delText xml:space="preserve"> </w:delText>
        </w:r>
      </w:del>
      <w:ins w:id="143" w:author="Billy Mitchell [2]" w:date="2023-11-07T21:05:00Z">
        <w:r w:rsidR="00EF55CB">
          <w:rPr>
            <w:szCs w:val="24"/>
          </w:rPr>
          <w:t>may also</w:t>
        </w:r>
      </w:ins>
      <w:ins w:id="144" w:author="Billy Mitchell [2]" w:date="2023-11-07T21:08:00Z">
        <w:r w:rsidR="00EF55CB">
          <w:rPr>
            <w:szCs w:val="24"/>
          </w:rPr>
          <w:t xml:space="preserve"> require fewer a priori assumptions from rese</w:t>
        </w:r>
      </w:ins>
      <w:ins w:id="145" w:author="Billy Mitchell [2]" w:date="2023-11-07T21:09:00Z">
        <w:r w:rsidR="00EF55CB">
          <w:rPr>
            <w:szCs w:val="24"/>
          </w:rPr>
          <w:t>archers</w:t>
        </w:r>
      </w:ins>
      <w:ins w:id="146" w:author="Billy Mitchell [2]" w:date="2023-11-07T21:08:00Z">
        <w:r w:rsidR="00EF55CB">
          <w:rPr>
            <w:szCs w:val="24"/>
          </w:rPr>
          <w:t xml:space="preserve"> about </w:t>
        </w:r>
      </w:ins>
      <w:ins w:id="147" w:author="Billy Mitchell [2]" w:date="2023-11-07T21:09:00Z">
        <w:r w:rsidR="00EF55CB">
          <w:rPr>
            <w:szCs w:val="24"/>
          </w:rPr>
          <w:t xml:space="preserve">a participant’s </w:t>
        </w:r>
      </w:ins>
      <w:ins w:id="148" w:author="Billy Mitchell [2]" w:date="2023-11-07T21:08:00Z">
        <w:r w:rsidR="00EF55CB">
          <w:rPr>
            <w:szCs w:val="24"/>
          </w:rPr>
          <w:t xml:space="preserve">emotional experience, thus </w:t>
        </w:r>
      </w:ins>
      <w:del w:id="149" w:author="Billy Mitchell [2]" w:date="2023-11-07T21:05:00Z">
        <w:r w:rsidR="00AD2081" w:rsidDel="00EF55CB">
          <w:rPr>
            <w:szCs w:val="24"/>
          </w:rPr>
          <w:delText xml:space="preserve">can </w:delText>
        </w:r>
      </w:del>
      <w:del w:id="150" w:author="Billy Mitchell [2]" w:date="2023-11-07T21:06:00Z">
        <w:r w:rsidR="00AD2081" w:rsidDel="00EF55CB">
          <w:rPr>
            <w:szCs w:val="24"/>
          </w:rPr>
          <w:delText>capture emotional experiences</w:delText>
        </w:r>
        <w:r w:rsidR="008B7F27" w:rsidDel="00EF55CB">
          <w:rPr>
            <w:szCs w:val="24"/>
          </w:rPr>
          <w:delText xml:space="preserve"> with</w:delText>
        </w:r>
        <w:r w:rsidR="00AD2081" w:rsidDel="00EF55CB">
          <w:rPr>
            <w:szCs w:val="24"/>
          </w:rPr>
          <w:delText xml:space="preserve"> less</w:delText>
        </w:r>
      </w:del>
      <w:ins w:id="151" w:author="Billy Mitchell [2]" w:date="2023-11-07T21:07:00Z">
        <w:r w:rsidR="00EF55CB">
          <w:rPr>
            <w:szCs w:val="24"/>
          </w:rPr>
          <w:t>reduc</w:t>
        </w:r>
      </w:ins>
      <w:ins w:id="152" w:author="Billy Mitchell [2]" w:date="2023-11-07T21:08:00Z">
        <w:r w:rsidR="00EF55CB">
          <w:rPr>
            <w:szCs w:val="24"/>
          </w:rPr>
          <w:t>ing</w:t>
        </w:r>
      </w:ins>
      <w:ins w:id="153" w:author="Billy Mitchell [2]" w:date="2023-11-07T21:06:00Z">
        <w:r w:rsidR="00EF55CB">
          <w:rPr>
            <w:szCs w:val="24"/>
          </w:rPr>
          <w:t xml:space="preserve"> </w:t>
        </w:r>
      </w:ins>
      <w:ins w:id="154" w:author="Billy Mitchell [2]" w:date="2023-11-07T21:09:00Z">
        <w:r w:rsidR="00EF55CB">
          <w:rPr>
            <w:szCs w:val="24"/>
          </w:rPr>
          <w:t xml:space="preserve">unintended </w:t>
        </w:r>
      </w:ins>
      <w:ins w:id="155" w:author="Billy Mitchell [2]" w:date="2023-11-07T21:07:00Z">
        <w:r w:rsidR="00EF55CB">
          <w:rPr>
            <w:szCs w:val="24"/>
          </w:rPr>
          <w:t>researcher</w:t>
        </w:r>
      </w:ins>
      <w:r w:rsidR="008B7F27">
        <w:rPr>
          <w:szCs w:val="24"/>
        </w:rPr>
        <w:t xml:space="preserve"> influence</w:t>
      </w:r>
      <w:del w:id="156" w:author="Billy Mitchell [2]" w:date="2023-11-07T21:08:00Z">
        <w:r w:rsidR="008B7F27" w:rsidDel="00EF55CB">
          <w:rPr>
            <w:szCs w:val="24"/>
          </w:rPr>
          <w:delText xml:space="preserve"> </w:delText>
        </w:r>
      </w:del>
      <w:del w:id="157" w:author="Billy Mitchell [2]" w:date="2023-11-07T21:07:00Z">
        <w:r w:rsidR="008B7F27" w:rsidDel="00EF55CB">
          <w:rPr>
            <w:szCs w:val="24"/>
          </w:rPr>
          <w:delText xml:space="preserve">or </w:delText>
        </w:r>
        <w:r w:rsidR="00AD2081" w:rsidDel="00EF55CB">
          <w:rPr>
            <w:szCs w:val="24"/>
          </w:rPr>
          <w:delText>fewer</w:delText>
        </w:r>
      </w:del>
      <w:del w:id="158" w:author="Billy Mitchell [2]" w:date="2023-11-07T21:08:00Z">
        <w:r w:rsidR="00AD2081" w:rsidDel="00EF55CB">
          <w:rPr>
            <w:szCs w:val="24"/>
          </w:rPr>
          <w:delText xml:space="preserve"> </w:delText>
        </w:r>
        <w:r w:rsidR="008B7F27" w:rsidDel="00EF55CB">
          <w:rPr>
            <w:szCs w:val="24"/>
          </w:rPr>
          <w:delText>assumptions from researchers</w:delText>
        </w:r>
        <w:r w:rsidR="00AD2081" w:rsidDel="00EF55CB">
          <w:rPr>
            <w:szCs w:val="24"/>
          </w:rPr>
          <w:delText xml:space="preserve"> which might color the experience of participants</w:delText>
        </w:r>
      </w:del>
      <w:r w:rsidR="00AD2081">
        <w:rPr>
          <w:szCs w:val="24"/>
        </w:rPr>
        <w:t xml:space="preserve"> </w:t>
      </w:r>
      <w:r w:rsidR="00AD2081">
        <w:rPr>
          <w:szCs w:val="24"/>
        </w:rPr>
        <w:fldChar w:fldCharType="begin"/>
      </w:r>
      <w:r w:rsidR="007B47B5">
        <w:rPr>
          <w:szCs w:val="24"/>
        </w:rPr>
        <w:instrText xml:space="preserve"> ADDIN ZOTERO_ITEM CSL_CITATION {"citationID":"yaMhrKki","properties":{"formattedCitation":"(Gendron et al., 2012; Lindquist et al., 2006)","plainCitation":"(Gendron et al., 2012; Lindquist et al., 2006)","noteIndex":0},"citationItems":[{"id":9389,"uris":["http://zotero.org/users/6239255/items/K37HISUA"],"itemData":{"id":9389,"type":"article-journal","abstract":"People believe they see emotion written on the faces of other people. In an instant, simple facial actions are transformed into information about another's emotional state. The present research examined whether a perceiver unknowingly contributes to emotion perception with emotion word knowledge. We present 2 studies that together support a role for emotion concepts in the formation of visual percepts of emotion. As predicted, we found that perceptual priming of emotional faces (e.g., a scowling face) was disrupted when the accessibility of a relevant emotion word (e.g., anger) was temporarily reduced, demonstrating that the exact same face was encoded differently when a word was accessible versus when it was not. The implications of these findings for a linguistically relative view of emotion perception are discussed.","container-title":"Emotion","DOI":"10.1037/a0026007","ISSN":"1931-1516, 1528-3542","issue":"2","journalAbbreviation":"Emotion","language":"en","page":"314-325","source":"DOI.org (Crossref)","title":"Emotion words shape emotion percepts.","volume":"12","author":[{"family":"Gendron","given":"Maria"},{"family":"Lindquist","given":"Kristen A."},{"family":"Barsalou","given":"Lawrence"},{"family":"Barrett","given":"Lisa Feldman"}],"issued":{"date-parts":[["2012"]]}}},{"id":9387,"uris":["http://zotero.org/users/6239255/items/WSLUHFIR"],"itemData":{"id":9387,"type":"article-journal","abstract":"Three studies assessed the relationship between language and the perception of emotion. The authors predicted and found that the accessibility of emotion words influenced participants’ speed or accuracy in perceiving facial behaviors depicting emotion. Specifically, emotion words were either primed or temporarily made less accessible using a semantic satiation procedure. In Studies 1 and 2, participants were slower to categorize facial behaviors depicting emotion (i.e., a face depicting anger) after an emotion word (e.g., “anger”) was satiated. In Study 3, participants were less accurate to categorize facial behaviors depicting emotion after an emotion word was satiated. The implications of these findings for a linguistically relative view of emotion perception are discussed.","container-title":"Emotion","DOI":"10.1037/1528-3542.6.1.125","ISSN":"1931-1516, 1528-3542","issue":"1","journalAbbreviation":"Emotion","language":"en","page":"125-138","source":"DOI.org (Crossref)","title":"Language and the perception of emotion.","volume":"6","author":[{"family":"Lindquist","given":"Kristen A."},{"family":"Barrett","given":"Lisa Feldman"},{"family":"Bliss-Moreau","given":"Eliza"},{"family":"Russell","given":"James A."}],"issued":{"date-parts":[["2006"]]}}}],"schema":"https://github.com/citation-style-language/schema/raw/master/csl-citation.json"} </w:instrText>
      </w:r>
      <w:r w:rsidR="00AD2081">
        <w:rPr>
          <w:szCs w:val="24"/>
        </w:rPr>
        <w:fldChar w:fldCharType="separate"/>
      </w:r>
      <w:r w:rsidR="00AD2081" w:rsidRPr="00AD2081">
        <w:t>(Gendron et al., 2012; Lindquist et al., 2006)</w:t>
      </w:r>
      <w:r w:rsidR="00AD2081">
        <w:rPr>
          <w:szCs w:val="24"/>
        </w:rPr>
        <w:fldChar w:fldCharType="end"/>
      </w:r>
      <w:r w:rsidRPr="006D4590">
        <w:rPr>
          <w:szCs w:val="24"/>
        </w:rPr>
        <w:t>.</w:t>
      </w:r>
    </w:p>
    <w:p w14:paraId="3799944B" w14:textId="27C7AC69" w:rsidR="00AE5781" w:rsidRDefault="004E6FCA" w:rsidP="002919B5">
      <w:pPr>
        <w:spacing w:after="0" w:line="480" w:lineRule="auto"/>
        <w:ind w:left="0" w:firstLine="720"/>
        <w:rPr>
          <w:szCs w:val="24"/>
        </w:rPr>
      </w:pPr>
      <w:r>
        <w:rPr>
          <w:szCs w:val="24"/>
        </w:rPr>
        <w:t>EMA</w:t>
      </w:r>
      <w:r w:rsidRPr="004E6FCA">
        <w:rPr>
          <w:szCs w:val="24"/>
        </w:rPr>
        <w:t xml:space="preserve"> studies</w:t>
      </w:r>
      <w:ins w:id="159" w:author="Billy Mitchell [2]" w:date="2023-11-07T21:10:00Z">
        <w:r w:rsidR="00EF55CB">
          <w:rPr>
            <w:szCs w:val="24"/>
          </w:rPr>
          <w:t xml:space="preserve"> - a</w:t>
        </w:r>
        <w:r w:rsidR="00EF55CB">
          <w:rPr>
            <w:szCs w:val="24"/>
          </w:rPr>
          <w:t>nother common means of studying emotion regulation</w:t>
        </w:r>
        <w:r w:rsidR="00EF55CB">
          <w:rPr>
            <w:szCs w:val="24"/>
          </w:rPr>
          <w:t xml:space="preserve"> - </w:t>
        </w:r>
      </w:ins>
      <w:del w:id="160" w:author="Billy Mitchell [2]" w:date="2023-11-07T21:10:00Z">
        <w:r w:rsidRPr="004E6FCA" w:rsidDel="00EF55CB">
          <w:rPr>
            <w:szCs w:val="24"/>
          </w:rPr>
          <w:delText xml:space="preserve"> </w:delText>
        </w:r>
      </w:del>
      <w:r w:rsidRPr="004E6FCA">
        <w:rPr>
          <w:szCs w:val="24"/>
        </w:rPr>
        <w:t xml:space="preserve">capture </w:t>
      </w:r>
      <w:r w:rsidR="00931006">
        <w:rPr>
          <w:szCs w:val="24"/>
        </w:rPr>
        <w:t xml:space="preserve">emotionally evocative </w:t>
      </w:r>
      <w:r w:rsidRPr="004E6FCA">
        <w:rPr>
          <w:szCs w:val="24"/>
        </w:rPr>
        <w:t xml:space="preserve">events within the daily lives of trained research participants </w:t>
      </w:r>
      <w:r w:rsidR="00C178FD" w:rsidRPr="004E6FCA">
        <w:rPr>
          <w:szCs w:val="24"/>
        </w:rPr>
        <w:t>(e.g.,</w:t>
      </w:r>
      <w:r w:rsidR="00C178FD">
        <w:rPr>
          <w:szCs w:val="24"/>
        </w:rPr>
        <w:t xml:space="preserve"> </w:t>
      </w:r>
      <w:r w:rsidR="00C178FD">
        <w:rPr>
          <w:szCs w:val="24"/>
        </w:rPr>
        <w:fldChar w:fldCharType="begin"/>
      </w:r>
      <w:r w:rsidR="007B47B5">
        <w:rPr>
          <w:szCs w:val="24"/>
        </w:rPr>
        <w:instrText xml:space="preserve"> ADDIN ZOTERO_ITEM CSL_CITATION {"citationID":"fVjx4Sg6","properties":{"formattedCitation":"(Colombo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Pr="004E6FCA">
        <w:rPr>
          <w:szCs w:val="24"/>
        </w:rPr>
        <w:t xml:space="preserve">. However, most people are not trained to consider their emotion regulation strategies in their daily lives and are not prompted or primed to engage regulatory control  before an emotional event occurs </w:t>
      </w:r>
      <w:r w:rsidR="00C178FD">
        <w:rPr>
          <w:szCs w:val="24"/>
        </w:rPr>
        <w:fldChar w:fldCharType="begin"/>
      </w:r>
      <w:r w:rsidR="007B47B5">
        <w:rPr>
          <w:szCs w:val="24"/>
        </w:rPr>
        <w:instrText xml:space="preserve"> ADDIN ZOTERO_ITEM CSL_CITATION {"citationID":"ZWU8ymyw","properties":{"formattedCitation":"(Friedman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C178FD">
        <w:rPr>
          <w:szCs w:val="24"/>
        </w:rPr>
        <w:fldChar w:fldCharType="separate"/>
      </w:r>
      <w:r w:rsidR="00C178FD" w:rsidRPr="00C178FD">
        <w:t>(Friedman &amp; Gustavson, 2022)</w:t>
      </w:r>
      <w:r w:rsidR="00C178FD">
        <w:rPr>
          <w:szCs w:val="24"/>
        </w:rPr>
        <w:fldChar w:fldCharType="end"/>
      </w:r>
      <w:r w:rsidRPr="004E6FCA">
        <w:rPr>
          <w:szCs w:val="24"/>
        </w:rPr>
        <w:t>.</w:t>
      </w:r>
      <w:r w:rsidR="00952E8D">
        <w:rPr>
          <w:szCs w:val="24"/>
        </w:rPr>
        <w:t xml:space="preserve"> </w:t>
      </w:r>
      <w:r w:rsidR="004649E5">
        <w:rPr>
          <w:szCs w:val="24"/>
        </w:rPr>
        <w:t xml:space="preserve">As such, training participants may introduce important but often underappreciated deviations in </w:t>
      </w:r>
      <w:r w:rsidR="004649E5">
        <w:rPr>
          <w:szCs w:val="24"/>
        </w:rPr>
        <w:lastRenderedPageBreak/>
        <w:t xml:space="preserve">regulatory behaviors from how untrained counterparts might </w:t>
      </w:r>
      <w:r w:rsidR="00E07969">
        <w:rPr>
          <w:szCs w:val="24"/>
        </w:rPr>
        <w:t>respond in the same situation</w:t>
      </w:r>
      <w:r w:rsidR="004649E5">
        <w:rPr>
          <w:szCs w:val="24"/>
        </w:rPr>
        <w:t xml:space="preserve">. </w:t>
      </w:r>
      <w:ins w:id="161" w:author="Billy Mitchell [2]" w:date="2023-11-07T21:11:00Z">
        <w:r w:rsidR="00EF55CB">
          <w:rPr>
            <w:szCs w:val="24"/>
          </w:rPr>
          <w:t>R</w:t>
        </w:r>
      </w:ins>
      <w:del w:id="162" w:author="Billy Mitchell [2]" w:date="2023-11-07T21:11:00Z">
        <w:r w:rsidR="00952E8D" w:rsidDel="00EF55CB">
          <w:rPr>
            <w:szCs w:val="24"/>
          </w:rPr>
          <w:delText>Correspondingly</w:delText>
        </w:r>
        <w:r w:rsidRPr="004E6FCA" w:rsidDel="00EF55CB">
          <w:rPr>
            <w:szCs w:val="24"/>
          </w:rPr>
          <w:delText>, r</w:delText>
        </w:r>
      </w:del>
      <w:r w:rsidRPr="004E6FCA">
        <w:rPr>
          <w:szCs w:val="24"/>
        </w:rPr>
        <w:t xml:space="preserve">esearch designs that incorporate more features of </w:t>
      </w:r>
      <w:del w:id="163" w:author="Billy Mitchell [2]" w:date="2023-11-07T21:11:00Z">
        <w:r w:rsidRPr="004E6FCA" w:rsidDel="00EF55CB">
          <w:rPr>
            <w:szCs w:val="24"/>
          </w:rPr>
          <w:delText>real-world</w:delText>
        </w:r>
      </w:del>
      <w:ins w:id="164" w:author="Billy Mitchell [2]" w:date="2023-11-07T21:11:00Z">
        <w:r w:rsidR="00EF55CB">
          <w:rPr>
            <w:szCs w:val="24"/>
          </w:rPr>
          <w:t>naturalistic</w:t>
        </w:r>
      </w:ins>
      <w:r w:rsidRPr="004E6FCA">
        <w:rPr>
          <w:szCs w:val="24"/>
        </w:rPr>
        <w:t xml:space="preserve"> regulation</w:t>
      </w:r>
      <w:r w:rsidR="00931006">
        <w:rPr>
          <w:szCs w:val="24"/>
        </w:rPr>
        <w:t xml:space="preserve">, such as </w:t>
      </w:r>
      <w:r w:rsidR="002919B5">
        <w:rPr>
          <w:szCs w:val="24"/>
        </w:rPr>
        <w:t>not instructing or prompting participants to regulate</w:t>
      </w:r>
      <w:r w:rsidRPr="004E6FCA">
        <w:rPr>
          <w:szCs w:val="24"/>
        </w:rPr>
        <w:t xml:space="preserve"> (e.g.,</w:t>
      </w:r>
      <w:r w:rsidR="00C178FD">
        <w:rPr>
          <w:szCs w:val="24"/>
        </w:rPr>
        <w:t xml:space="preserve"> </w:t>
      </w:r>
      <w:r w:rsidR="00C178FD">
        <w:rPr>
          <w:szCs w:val="24"/>
        </w:rPr>
        <w:fldChar w:fldCharType="begin"/>
      </w:r>
      <w:r w:rsidR="007B47B5">
        <w:rPr>
          <w:szCs w:val="24"/>
        </w:rPr>
        <w:instrText xml:space="preserve"> ADDIN ZOTERO_ITEM CSL_CITATION {"citationID":"whtZUq01","properties":{"formattedCitation":"(Heiy &amp; Cheavens, 2014; Opitz et al., 2015)","plainCitation":"(Heiy &amp; Cheavens, 2014; Opitz et al., 2015)","dontUpdate":true,"noteIndex":0},"citationItems":[{"id":3748,"uris":["http://zotero.org/users/6239255/items/TZ6NPRN8"],"itemData":{"id":3748,"type":"article-journal","abstract":"Emotion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L."}],"issued":{"date-parts":[["2015",11]]}}}],"schema":"https://github.com/citation-style-language/schema/raw/master/csl-citation.json"} </w:instrText>
      </w:r>
      <w:r w:rsidR="00C178FD">
        <w:rPr>
          <w:szCs w:val="24"/>
        </w:rPr>
        <w:fldChar w:fldCharType="separate"/>
      </w:r>
      <w:r w:rsidR="00642A4D" w:rsidRPr="00642A4D">
        <w:t>Heiy &amp; Cheavens, 2014; Opitz et al., 2015)</w:t>
      </w:r>
      <w:r w:rsidR="00C178FD">
        <w:rPr>
          <w:szCs w:val="24"/>
        </w:rPr>
        <w:fldChar w:fldCharType="end"/>
      </w:r>
      <w:r w:rsidRPr="004E6FCA">
        <w:rPr>
          <w:szCs w:val="24"/>
        </w:rPr>
        <w:t xml:space="preserve"> often find people explore and flexibly apply multiple strategies that blur the boundaries of typical strategy classifications </w:t>
      </w:r>
      <w:r w:rsidR="00642A4D">
        <w:rPr>
          <w:szCs w:val="24"/>
        </w:rPr>
        <w:fldChar w:fldCharType="begin"/>
      </w:r>
      <w:r w:rsidR="004F3F92">
        <w:rPr>
          <w:szCs w:val="24"/>
        </w:rPr>
        <w:instrText xml:space="preserve"> ADDIN ZOTERO_ITEM CSL_CITATION {"citationID":"MU79WBX1","properties":{"formattedCitation":"(Aldao &amp; Nolen-Hoeksema, 2013; Ford et al., 2019; Heiy &amp; Cheavens, 2014; Opitz et al., 2015; Szasz et al., 2018)","plainCitation":"(Aldao &amp; Nolen-Hoeksema, 2013; Ford et al., 2019; Heiy &amp; Cheavens, 2014; Opitz et al., 2015; Szasz et al., 2018)","noteIndex":0},"citationItems":[{"id":3744,"uris":["http://zotero.org/users/6239255/items/R2UI7CUE"],"itemData":{"id":3744,"type":"article-journal","container-title":"Cognition &amp; Emotion","DOI":"10.1080/02699931.2012.739998","ISSN":"0269-9931, 1464-0600","issue":"4","journalAbbreviation":"Cognition &amp; Emotion","language":"en","page":"753-760","source":"DOI.org (Crossref)","title":"One versus many: Capturing the use of multiple emotion regulation strategies in response to an emotion-eliciting stimulus","title-short":"One versus many","volume":"27","author":[{"family":"Aldao","given":"Amelia"},{"family":"Nolen-Hoeksema","given":"Susan"}],"issued":{"date-parts":[["2013",6]]}}},{"id":17327,"uris":["http://zotero.org/users/6239255/items/NELG327Q"],"itemData":{"id":17327,"type":"article-journal","abstract":"The field of emotion regulation has developed rapidly, and a number of emotion regulatory strategies have been identified. To date, empirical attention has focused on contrasting specific regulation strategies to determine their unique profile of consequences. However, it is becoming clear that people commonly pursue multiple regulation approaches within any given emotional episode (e.g., pursuing different regulation goals, strategies, or tactics). We refer to the concurrent or sequential use of multiple approaches to regulate emotions within a single emotion episode as polyregulation. Here, we extend existing theoretical frameworks of emotion regulation to consider polyregulation. We then pose several core questions to summarize and inspire research on polyregulation, thereby improving our understanding of emotion regulation as it unfolds in everyday life.","container-title":"Emotion Review","DOI":"10.1177/1754073919850314","ISSN":"1754-0739","issue":"3","note":"publisher: SAGE Publications","page":"197-208","title":"Broadening Our Field of View: The Role of Emotion Polyregulation","volume":"11","author":[{"family":"Ford","given":"Brett Q."},{"family":"Gross","given":"James J."},{"family":"Gruber","given":"June"}],"issued":{"date-parts":[["2019",7,1]]}}},{"id":3748,"uris":["http://zotero.org/users/6239255/items/TZ6NPRN8"],"itemData":{"id":3748,"type":"article-journal","abstract":"Emotion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L."}],"issued":{"date-parts":[["2015",11]]}}},{"id":822,"uris":["http://zotero.org/users/6239255/items/52PC4KHK"],"itemData":{"id":822,"type":"article-journal","abstract":"The present study investigated spontaneous emotion regulation use in response to emotional stimuli of different valence and intensity. Participants (n=127) rated their affect and the extent to which they used particular emotion regulation strategies in response to high- and low-intensity pictures eliciting disgust. Findings suggest that people spontaneously use multiple emotion regulation strategies in high and lowemotional contexts. Acceptance and detached reappraisal were the most commonly used strategies in all negative contexts, while suppression was the least used strategy. Implications for future work are discussed.","container-title":"International Journal of Cognitive Therapy","DOI":"10.1007/s41811-018-0026-9","issue":"3","note":"DOI: 10.1007/s41811-018-0026-9\nMAG ID: 2895565749","page":"249-261","title":"Use of Multiple Regulation Strategies in Spontaneous Emotion Regulation","volume":"11","author":[{"family":"Szasz","given":"Paul Lucian"},{"literal":"Madalina Coman"},{"family":"Coman","given":"M A"},{"family":"Curtiss","given":"Joshua"},{"family":"Carpenter","given":"Joseph K."},{"family":"Hofmann","given":"Stefan G."}],"issued":{"date-parts":[["2018",9,1]]}}}],"schema":"https://github.com/citation-style-language/schema/raw/master/csl-citation.json"} </w:instrText>
      </w:r>
      <w:r w:rsidR="00642A4D">
        <w:rPr>
          <w:szCs w:val="24"/>
        </w:rPr>
        <w:fldChar w:fldCharType="separate"/>
      </w:r>
      <w:r w:rsidR="004F3F92" w:rsidRPr="004F3F92">
        <w:t>(Aldao &amp; Nolen-Hoeksema, 2013; Ford et al., 2019; Heiy &amp; Cheavens, 2014; Opitz et al., 2015; Szasz et al., 2018)</w:t>
      </w:r>
      <w:r w:rsidR="00642A4D">
        <w:rPr>
          <w:szCs w:val="24"/>
        </w:rPr>
        <w:fldChar w:fldCharType="end"/>
      </w:r>
      <w:r w:rsidR="00952E8D">
        <w:rPr>
          <w:szCs w:val="24"/>
        </w:rPr>
        <w:t>. These approaches also</w:t>
      </w:r>
      <w:r w:rsidRPr="004E6FCA">
        <w:rPr>
          <w:szCs w:val="24"/>
        </w:rPr>
        <w:t xml:space="preserve"> capture meaningful variance in self-regulatory behaviors that more controlled designs cannot </w:t>
      </w:r>
      <w:r w:rsidR="00642A4D">
        <w:rPr>
          <w:szCs w:val="24"/>
        </w:rPr>
        <w:fldChar w:fldCharType="begin"/>
      </w:r>
      <w:r w:rsidR="007B47B5">
        <w:rPr>
          <w:szCs w:val="24"/>
        </w:rPr>
        <w:instrText xml:space="preserve"> ADDIN ZOTERO_ITEM CSL_CITATION {"citationID":"R7praAzg","properties":{"formattedCitation":"(Friedman &amp; Gustavson, 2022; Kamradt et al., 2014; Malanchini et al., 2019)","plainCitation":"(Friedman &amp; Gustavson, 2022; Kamradt et al., 2014; Malanchini et al., 2019)","noteIndex":0},"citationItems":[{"id":3730,"uris":["http://zotero.org/users/6239255/items/W8G54TLU"],"itemData":{"id":3730,"type":"article-journal","abstract":"The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E."}],"issued":{"date-parts":[["2022",6]]}}},{"id":8953,"uris":["http://zotero.org/users/6239255/items/BVARTXSH"],"itemData":{"id":8953,"type":"article-journal","container-title":"Psychological Assessment","DOI":"10.1037/pas0000006","ISSN":"1939-134X, 1040-3590","issue":"4","journalAbbreviation":"Psychological Assessment","language":"en","page":"1095-1105","source":"DOI.org (Crossref)","title":"Executive function assessment and adult attention-deficit/hyperactivity disorder: Tasks versus ratings on the Barkley Deficits in Executive Functioning Scale.","title-short":"Executive function assessment and adult attention-deficit/hyperactivity disorder","volume":"26","author":[{"family":"Kamradt","given":"Jaclyn M."},{"family":"Ullsperger","given":"Josie M."},{"family":"Nikolas","given":"Molly A."}],"issued":{"date-parts":[["2014"]]}}},{"id":8951,"uris":["http://zotero.org/users/6239255/items/BMYLI2FZ"],"itemData":{"id":8951,"type":"article-journal","abstract":"Self-regulation describes the ability to control both behaviors and internal states against a backdrop of conflicting or distracting situations, drives, or impulses. In the cognitive psychology tradition, individual differences in self-regulation are commonly measured with performancebased tests of executive functioning, whereas in the personality psychology tradition, individual differences in self-regulation are typically assessed with report-based measures of impulse control, sustained motivation, and perseverance. The goal of this project was (1) to comprehensively examine the structure of associations between multiple self-regulatory constructs stemming from the cognitive and personality psychology traditions; (2) to estimate how these constructs, individually and collectively, related to mathematics and reading ability beyond psychometric measures of processing speed and fluid intelligence; and (3) to estimate the extent to which genetic and environmental factors mediated the observed associations. Data were available for 1019 child participants from the Texas Twin Project (M age = 10.79, Range = 7.8–15.5). Results highlighted the differentiation among cognitive and personality aspects of self-regulation, both at observed and genetic levels. After accounting for processing speed and fluid intelligence, EF remained a significant predictor of reading and mathematics ability. Educationally relevant measures of personality – particularly an openness factor representing curiosity and intellectual self-concept – incrementally contributed to individual differences in reading ability. Collectively, measures of cognition, self-regulation and other educationally relevant aspects of personality accounted for the entirety of genetic variance in mathematics and reading ability. The current findings point to the important independent role that each construct plays in academic settings.","container-title":"Journal of Personality and Social Psychology","DOI":"10.1037/pspp0000224","ISSN":"1939-1315, 0022-3514","issue":"6","journalAbbreviation":"Journal of Personality and Social Psychology","language":"en","page":"1164-1188","source":"DOI.org (Crossref)","title":"“Same but different”: Associations between multiple aspects of self-regulation, cognition, and academic abilities.","title-short":"“Same but different”","volume":"117","author":[{"family":"Malanchini","given":"Margherita"},{"family":"Engelhardt","given":"Laura E."},{"family":"Grotzinger","given":"Andrew D."},{"family":"Harden","given":"K. Paige"},{"family":"Tucker-Drob","given":"Elliot M."}],"issued":{"date-parts":[["2019",12]]}}}],"schema":"https://github.com/citation-style-language/schema/raw/master/csl-citation.json"} </w:instrText>
      </w:r>
      <w:r w:rsidR="00642A4D">
        <w:rPr>
          <w:szCs w:val="24"/>
        </w:rPr>
        <w:fldChar w:fldCharType="separate"/>
      </w:r>
      <w:r w:rsidR="00642A4D" w:rsidRPr="00642A4D">
        <w:t>(Friedman &amp; Gustavson, 2022; Kamradt et al., 2014; Malanchini et al., 2019)</w:t>
      </w:r>
      <w:r w:rsidR="00642A4D">
        <w:rPr>
          <w:szCs w:val="24"/>
        </w:rPr>
        <w:fldChar w:fldCharType="end"/>
      </w:r>
      <w:r w:rsidRPr="004E6FCA">
        <w:rPr>
          <w:szCs w:val="24"/>
        </w:rPr>
        <w:t>. For example, overstimulation from complex, multimodal contexts may simultaneously be aversive</w:t>
      </w:r>
      <w:r w:rsidR="00952E8D">
        <w:rPr>
          <w:szCs w:val="24"/>
        </w:rPr>
        <w:t xml:space="preserve"> and </w:t>
      </w:r>
      <w:r w:rsidRPr="004E6FCA">
        <w:rPr>
          <w:szCs w:val="24"/>
        </w:rPr>
        <w:t>more cognitively demanding (i.e., better suited for disengagement strategies)</w:t>
      </w:r>
      <w:r w:rsidR="00931006">
        <w:rPr>
          <w:szCs w:val="24"/>
        </w:rPr>
        <w:t xml:space="preserve">. </w:t>
      </w:r>
      <w:r w:rsidR="00562C94">
        <w:rPr>
          <w:szCs w:val="24"/>
        </w:rPr>
        <w:t xml:space="preserve">However, </w:t>
      </w:r>
      <w:r w:rsidRPr="004E6FCA">
        <w:rPr>
          <w:szCs w:val="24"/>
        </w:rPr>
        <w:t>attention</w:t>
      </w:r>
      <w:r w:rsidR="00562C94">
        <w:rPr>
          <w:szCs w:val="24"/>
        </w:rPr>
        <w:t xml:space="preserve"> may also be challenging to control in </w:t>
      </w:r>
      <w:r w:rsidR="00E07969">
        <w:rPr>
          <w:szCs w:val="24"/>
        </w:rPr>
        <w:t xml:space="preserve">a </w:t>
      </w:r>
      <w:r w:rsidR="00562C94">
        <w:rPr>
          <w:szCs w:val="24"/>
        </w:rPr>
        <w:t>context with so much attention-demanding stimuli</w:t>
      </w:r>
      <w:r w:rsidR="007B651D">
        <w:rPr>
          <w:szCs w:val="24"/>
        </w:rPr>
        <w:t>, reducing the likelihood of observing the high-intensity-distraction association characterized in laboratory studies</w:t>
      </w:r>
      <w:r w:rsidR="00642A4D">
        <w:rPr>
          <w:szCs w:val="24"/>
        </w:rPr>
        <w:t xml:space="preserve"> </w:t>
      </w:r>
      <w:r w:rsidR="00642A4D">
        <w:rPr>
          <w:szCs w:val="24"/>
        </w:rPr>
        <w:fldChar w:fldCharType="begin"/>
      </w:r>
      <w:r w:rsidR="007B47B5">
        <w:rPr>
          <w:szCs w:val="24"/>
        </w:rPr>
        <w:instrText xml:space="preserve"> ADDIN ZOTERO_ITEM CSL_CITATION {"citationID":"vyvolPgF","properties":{"formattedCitation":"(Draheim et al., 2022)","plainCitation":"(Draheim et al., 2022)","noteIndex":0},"citationItems":[{"id":8950,"uris":["http://zotero.org/users/6239255/items/R5A276HG"],"itemData":{"id":8950,"type":"article-journal","abstract":"Working memory capacity is an important psychological construct, and many real-world phenomena are strongly associated with individual differences in working memory functioning. Although working memory and attention are intertwined, several studies have recently shown that individual differences in the general ability to control attention is more strongly predictive of human behavior than working memory capacity. In this review, we argue that researchers would therefore generally be better suited to studying the role of attention control rather than memory-based abilities in explaining real-world behavior and performance in humans. The review begins with a discussion of relevant literature on the nature and measurement of both working memory capacity and attention control, including recent developments in the study of individual differences of attention control. We then selectively review existing literature on the role of both working memory and attention in various applied settings and explain, in each case, why a switch in emphasis to attention control is warranted. Topics covered include psychological testing, cognitive training, education, sports, police decision-making, human factors, and disorders within clinical psychology. The review concludes with general recommendations and best practices for researchers interested in conducting studies of individual differences in attention control.","container-title":"Psychonomic Bulletin &amp; Review","DOI":"10.3758/s13423-021-02052-2","ISSN":"1069-9384, 1531-5320","issue":"4","journalAbbreviation":"Psychon Bull Rev","language":"en","page":"1143-1197","source":"DOI.org (Crossref)","title":"The role of attention control in complex real-world tasks","volume":"29","author":[{"family":"Draheim","given":"Christopher"},{"family":"Pak","given":"Richard"},{"family":"Draheim","given":"Amanda A."},{"family":"Engle","given":"Randall W."}],"issued":{"date-parts":[["2022",8]]}}}],"schema":"https://github.com/citation-style-language/schema/raw/master/csl-citation.json"} </w:instrText>
      </w:r>
      <w:r w:rsidR="00642A4D">
        <w:rPr>
          <w:szCs w:val="24"/>
        </w:rPr>
        <w:fldChar w:fldCharType="separate"/>
      </w:r>
      <w:r w:rsidR="00642A4D" w:rsidRPr="00642A4D">
        <w:t>(Draheim et al., 2022)</w:t>
      </w:r>
      <w:r w:rsidR="00642A4D">
        <w:rPr>
          <w:szCs w:val="24"/>
        </w:rPr>
        <w:fldChar w:fldCharType="end"/>
      </w:r>
      <w:r w:rsidRPr="004E6FCA">
        <w:rPr>
          <w:szCs w:val="24"/>
        </w:rPr>
        <w:t xml:space="preserve">. Spontaneous or untrained ER in these contexts may rely more heavily on </w:t>
      </w:r>
      <w:r w:rsidR="00952E8D">
        <w:rPr>
          <w:szCs w:val="24"/>
        </w:rPr>
        <w:t>person-level</w:t>
      </w:r>
      <w:r w:rsidRPr="004E6FCA">
        <w:rPr>
          <w:szCs w:val="24"/>
        </w:rPr>
        <w:t xml:space="preserve"> features like habits </w:t>
      </w:r>
      <w:r w:rsidR="00952E8D">
        <w:rPr>
          <w:szCs w:val="24"/>
        </w:rPr>
        <w:t>relative to</w:t>
      </w:r>
      <w:r w:rsidRPr="004E6FCA">
        <w:rPr>
          <w:szCs w:val="24"/>
        </w:rPr>
        <w:t xml:space="preserve"> contextual features like emotional intensity </w:t>
      </w:r>
      <w:r w:rsidR="00642A4D">
        <w:rPr>
          <w:szCs w:val="24"/>
        </w:rPr>
        <w:fldChar w:fldCharType="begin"/>
      </w:r>
      <w:r w:rsidR="007B47B5">
        <w:rPr>
          <w:szCs w:val="24"/>
        </w:rPr>
        <w:instrText xml:space="preserve"> ADDIN ZOTERO_ITEM CSL_CITATION {"citationID":"vOX0wxHd","properties":{"formattedCitation":"(Christou-Champi et al., 2015; Koole et al., 2015; Norem, 2008)","plainCitation":"(Christou-Champi et al., 2015; Koole et al., 2015; Norem, 2008)","noteIndex":0},"citationItems":[{"id":2008,"uris":["http://zotero.org/users/6239255/items/ULN3WPGZ"],"itemData":{"id":2008,"type":"article-journal","abstract":"Emotion regulation (ER) is vital to everyday functioning. However, the effortful nature of many forms of ER may lead to regulation being inefficient and potentially ineffective. The present research examined whether structured practice could increase the efficiency of ER. During three training sessions, comprising a total of 150 training trials, participants were presented with negatively valenced images and asked either to 'attend' (control condition) or 'reappraise' (ER condition). A further group of participants did not participate in training but only completed follow-up measures. Practice increased the efficiency of ER as indexed by decreased time required to regulate emotions and increased heart rate variability (HRV). Furthermore, participants in the ER condition spontaneously regulated their negative emotions two weeks later and reported being more habitual in their use of ER. These findings indicate that structured practice can facilitate the automatic control of negative emotions and that these effects persist beyond training. (PsycINFO Database Record (c) 2019 APA, all rights reserved)","archive":"psyh","archive_location":"2014-49219-009","container-title":"Cognition and Emotion","DOI":"10.1080/02699931.2014.901213","ISSN":"0269-9931","issue":"2","journalAbbreviation":"Cognition and Emotion","note":"publisher: Taylor &amp; Francis","page":"319-331","source":"EBSCOhost","title":"Automatic control of negative emotions: Evidence that structured practice increases the efficiency of emotion regulation","volume":"29","author":[{"family":"Christou-Champi","given":"Spyros"},{"family":"Farrow","given":"Tom F. D."},{"family":"Webb","given":"Thomas L."}],"issued":{"date-parts":[["2015",2]]}}},{"id":3754,"uris":["http://zotero.org/users/6239255/items/DLSTWMJV"],"itemData":{"id":3754,"type":"article-journal","container-title":"Current Opinion in Psychology","DOI":"10.1016/j.copsyc.2014.12.027","ISSN":"2352250X","journalAbbreviation":"Current Opinion in Psychology","language":"en","page":"6-10","source":"DOI.org (Crossref)","title":"Implicit emotion regulation: feeling better without knowing why","title-short":"Implicit emotion regulation","volume":"3","author":[{"family":"Koole","given":"Sander L"},{"family":"Webb","given":"Thomas L"},{"family":"Sheeran","given":"Paschal L"}],"issued":{"date-parts":[["2015",6]]}}},{"id":3752,"uris":["http://zotero.org/users/6239255/items/3BZE6XJ7"],"itemData":{"id":3752,"type":"article-journal","abstract":"Defensive pessimism is a motivated cognitive strategy that helps people manage their anxiety and pursue their goals. Individuals who use defensive pessimism set low expectations, and play through extensive mental simulations of possible outcomes as they prepare for goal-relevant tasks and situations. Research on a variety of phenomena, from self-handicapping to stereotype threat, demonstrates the potential effectiveness of defensive pessimism as a self-regulation strategy. Review of this research provides an illustration of the complexity of self-regulation efforts, because understanding how and why defensive pessimism works requires an integrated understanding the role of traits, motivations, and self structures within the individual, the resultant goals toward which strategies are directed, and the particular constraints of different situations and cultural contexts.","container-title":"Social and Personality Psychology Compass","DOI":"10.1111/j.1751-9004.2007.00053.x","ISSN":"17519004","issue":"1","language":"en","page":"121-134","source":"DOI.org (Crossref)","title":"Defensive Pessimism, Anxiety, and the Complexity of Evaluating Self-Regulation: Defensive Pessimism, Anxiety, and Self-Regulation","title-short":"Defensive Pessimism, Anxiety, and the Complexity of Evaluating Self-Regulation","volume":"2","author":[{"family":"Norem","given":"Julie K."}],"issued":{"date-parts":[["2008",1]]}}}],"schema":"https://github.com/citation-style-language/schema/raw/master/csl-citation.json"} </w:instrText>
      </w:r>
      <w:r w:rsidR="00642A4D">
        <w:rPr>
          <w:szCs w:val="24"/>
        </w:rPr>
        <w:fldChar w:fldCharType="separate"/>
      </w:r>
      <w:r w:rsidR="00642A4D" w:rsidRPr="00642A4D">
        <w:t>(Christou-Champi et al., 2015; Koole et al., 2015; Norem, 2008)</w:t>
      </w:r>
      <w:r w:rsidR="00642A4D">
        <w:rPr>
          <w:szCs w:val="24"/>
        </w:rPr>
        <w:fldChar w:fldCharType="end"/>
      </w:r>
      <w:r w:rsidRPr="004E6FCA">
        <w:rPr>
          <w:szCs w:val="24"/>
        </w:rPr>
        <w:t>. Yet</w:t>
      </w:r>
      <w:r w:rsidR="007B651D">
        <w:rPr>
          <w:szCs w:val="24"/>
        </w:rPr>
        <w:t>,</w:t>
      </w:r>
      <w:r w:rsidRPr="004E6FCA">
        <w:rPr>
          <w:szCs w:val="24"/>
        </w:rPr>
        <w:t xml:space="preserve"> challenging, high-stimulation situations may be precisely when </w:t>
      </w:r>
      <w:r w:rsidR="00A10284">
        <w:rPr>
          <w:szCs w:val="24"/>
        </w:rPr>
        <w:t xml:space="preserve">adaptive </w:t>
      </w:r>
      <w:r w:rsidRPr="004E6FCA">
        <w:rPr>
          <w:szCs w:val="24"/>
        </w:rPr>
        <w:t>regulatory control is most valuable</w:t>
      </w:r>
      <w:r w:rsidR="00A10284">
        <w:rPr>
          <w:szCs w:val="24"/>
        </w:rPr>
        <w:t>,</w:t>
      </w:r>
      <w:r w:rsidRPr="004E6FCA">
        <w:rPr>
          <w:szCs w:val="24"/>
        </w:rPr>
        <w:t xml:space="preserve"> as maladaptive emotion regulation tendencies predict more severe manifestations of post-traumatic stress disorders </w:t>
      </w:r>
      <w:r w:rsidR="00642A4D">
        <w:rPr>
          <w:szCs w:val="24"/>
        </w:rPr>
        <w:fldChar w:fldCharType="begin"/>
      </w:r>
      <w:r w:rsidR="007B47B5">
        <w:rPr>
          <w:szCs w:val="24"/>
        </w:rPr>
        <w:instrText xml:space="preserve"> ADDIN ZOTERO_ITEM CSL_CITATION {"citationID":"oEFo7b3F","properties":{"formattedCitation":"(Hannan &amp; Orcutt, 2020)","plainCitation":"(Hannan &amp; Orcutt, 2020)","noteIndex":0},"citationItems":[{"id":733,"uris":["http://zotero.org/users/6239255/items/8IY476KZ"],"itemData":{"id":733,"type":"article-journal","abstract":"Objective: Existing literature suggests strong positive associations between posttraumatic stress disorder (PTSD) symptoms and emotion regulation difficulties; however, many of these findings are the result of monomethodological approaches (e.g., self-report questionnaires) versus multimethodological approaches. The current study utilized both self-report questionnaires and an emotion regulation choice paradigm (see Sheppes, Scheibe, Suri, &amp; Gross, 2011) to assess various facets of emotion dysregulation in a sample of trauma-exposed undergraduate students with varying levels of self-reported PTSD symptoms (measured by the PTSD Checklist, fifth edition). Method: Data were collected from 83 students who underwent a laboratory paradigm, followed by completion of numerous self-report measures of emotion regulation (e.g., the Difficulties in Emotion Regulation Scale, the Acceptance and Action Questionnaire–II, and the Emotion Regulation Questionnaire). Results: Students with probable PTSD (n = 25) exhibited greater emotion dysregulation on self-report measures compared with students with nonprobable PTSD (n = 58; ηp² ranged from .06 to .42). Additionally, results from the emotion regulation choice paradigm suggested that students with probable PTSD were more likely to exhibit regulatory inflexibility compared with students with nonprobable PTSD (ηp² = .05). In other words, students with probable PTSD were less likely to use reappraisal (vs. distraction) to help regulate their emotions in response to low-intensity negative stimuli compared with students with nonprobable PTSD. Conclusions: Students with probable PTSD report greater perceived emotion regulation difficulties on self-report questionnaires as well as greater behavioral regulatory inflexibility during a laboratory paradigm. (PsycInfo Database Record (c) 2020 APA, all rights reserved)","archive":"pdh","archive_location":"2020-23359-001","container-title":"Psychological Trauma: Theory, Research, Practice, and Policy","DOI":"10.1037/tra0000577","ISSN":"1942-9681","issue":"6","journalAbbreviation":"Psychological Trauma: Theory, Research, Practice, and Policy","note":"publisher: Educational Publishing Foundation","page":"643-650","source":"EBSCOhost","title":"Emotion regulation in undergraduate students with posttraumatic stress symptoms: A multimethod study","volume":"12","author":[{"family":"Hannan","given":"Susan M."},{"family":"Orcutt","given":"Holly K."}],"issued":{"date-parts":[["2020",9]]}}}],"schema":"https://github.com/citation-style-language/schema/raw/master/csl-citation.json"} </w:instrText>
      </w:r>
      <w:r w:rsidR="00642A4D">
        <w:rPr>
          <w:szCs w:val="24"/>
        </w:rPr>
        <w:fldChar w:fldCharType="separate"/>
      </w:r>
      <w:r w:rsidR="00642A4D" w:rsidRPr="00642A4D">
        <w:t>(Hannan &amp; Orcutt, 2020)</w:t>
      </w:r>
      <w:r w:rsidR="00642A4D">
        <w:rPr>
          <w:szCs w:val="24"/>
        </w:rPr>
        <w:fldChar w:fldCharType="end"/>
      </w:r>
      <w:r w:rsidRPr="004E6FCA">
        <w:rPr>
          <w:szCs w:val="24"/>
        </w:rPr>
        <w:t xml:space="preserve"> and</w:t>
      </w:r>
      <w:r w:rsidR="00642A4D">
        <w:rPr>
          <w:szCs w:val="24"/>
        </w:rPr>
        <w:t xml:space="preserve"> related</w:t>
      </w:r>
      <w:r w:rsidRPr="004E6FCA">
        <w:rPr>
          <w:szCs w:val="24"/>
        </w:rPr>
        <w:t xml:space="preserve"> post-traumatic stress disorder outcomes </w:t>
      </w:r>
      <w:r w:rsidR="00642A4D">
        <w:rPr>
          <w:szCs w:val="24"/>
        </w:rPr>
        <w:fldChar w:fldCharType="begin"/>
      </w:r>
      <w:r w:rsidR="007B47B5">
        <w:rPr>
          <w:szCs w:val="24"/>
        </w:rPr>
        <w:instrText xml:space="preserve"> ADDIN ZOTERO_ITEM CSL_CITATION {"citationID":"bxBDME9I","properties":{"formattedCitation":"(Specker &amp; Nickerson, 2022)","plainCitation":"(Specker &amp; Nickerson, 2022)","noteIndex":0},"citationItems":[{"id":786,"uris":["http://zotero.org/users/6239255/items/M2N664GJ"],"itemData":{"id":786,"type":"article-journal","abstract":"Objective: Emotion regulation (ER) may be an important psychological mechanism underpinning the development, and management, of posttraumatic stress disorder (PTSD) in refugees. Despite this, little is known about the ER strategies that refugees spontaneously deploy under stress, nor how effective different approaches may be at reducing distress. This was the first study to identify individual differences in patterns of spontaneous ER among refugees and explore their unique associations with negative affect and PTSD. Method: Spontaneous reappraisal and suppression use was measured among 82 refugees following a 5-min exposure to trauma-salient images. Negative affect was indexed before and after the exposure task. Latent profile analysis (LPA) was conducted to identify distinct profiles of participants based on differing levels of ER use. Results: LPA revealed two distinct profiles: a high ER variability profile (37%; high suppression/moderate-high reappraisal) and a low ER variability profile (63%; low suppression/moderate reappraisal). The low ER variability profile was associated with increased negative affect during the experimental paradigm, greater PTSD avoidance symptoms, and greater likelihood of insecure visa status compared with the high ER variability profile. Conclusions: Our findings suggest that a more variable ER approach in response to trauma-salient stressors results in lower distress and is associated with less severe PTSD symptoms. Better understanding the links between patterns of ER strategy use and psychopathology has important implications for the development of effective treatments for refugees. (PsycInfo Database Record (c) 2022 APA, all rights reserved)","archive":"pdh","archive_location":"2022-27863-001","container-title":"Psychological Trauma: Theory, Research, Practice, and Policy","DOI":"10.1037/tra0001217","ISSN":"1942-9681","journalAbbreviation":"Psychological Trauma: Theory, Research, Practice, and Policy","note":"publisher: Educational Publishing Foundation","source":"EBSCOhost","title":"An experimental investigation of spontaneous emotion regulation variability, negative affect, and posttraumatic stress disorder among traumatized refugees","URL":"http://libproxy.temple.edu/login?url=https://search.ebscohost.com/login.aspx?direct=true&amp;db=pdh&amp;AN=2022-27863-001&amp;site=ehost-live&amp;scope=site","author":[{"family":"Specker","given":"Philippa"},{"family":"Nickerson","given":"Angela"}],"issued":{"date-parts":[["2022",1,31]]}}}],"schema":"https://github.com/citation-style-language/schema/raw/master/csl-citation.json"} </w:instrText>
      </w:r>
      <w:r w:rsidR="00642A4D">
        <w:rPr>
          <w:szCs w:val="24"/>
        </w:rPr>
        <w:fldChar w:fldCharType="separate"/>
      </w:r>
      <w:r w:rsidR="00642A4D" w:rsidRPr="00642A4D">
        <w:t>(Specker &amp; Nickerson, 2022)</w:t>
      </w:r>
      <w:r w:rsidR="00642A4D">
        <w:rPr>
          <w:szCs w:val="24"/>
        </w:rPr>
        <w:fldChar w:fldCharType="end"/>
      </w:r>
      <w:r w:rsidRPr="004E6FCA">
        <w:rPr>
          <w:szCs w:val="24"/>
        </w:rPr>
        <w:t xml:space="preserve">. </w:t>
      </w:r>
      <w:r w:rsidR="007B651D">
        <w:rPr>
          <w:szCs w:val="24"/>
        </w:rPr>
        <w:t>Thus, identifying whether the established association between intensity and effort-related strategy usage occurs in high stress/stimulation contexts is important for the development of potential interventions.</w:t>
      </w:r>
    </w:p>
    <w:p w14:paraId="2E07F6A3" w14:textId="3C28CF8B" w:rsidR="004649E5" w:rsidRDefault="008C33F4" w:rsidP="006D4590">
      <w:pPr>
        <w:spacing w:after="0" w:line="480" w:lineRule="auto"/>
        <w:ind w:left="0" w:firstLine="720"/>
        <w:rPr>
          <w:szCs w:val="24"/>
        </w:rPr>
      </w:pPr>
      <w:r>
        <w:rPr>
          <w:b/>
          <w:bCs/>
          <w:szCs w:val="24"/>
        </w:rPr>
        <w:t xml:space="preserve">The Present Study. </w:t>
      </w:r>
      <w:r w:rsidR="004E6FCA">
        <w:rPr>
          <w:szCs w:val="24"/>
        </w:rPr>
        <w:t>T</w:t>
      </w:r>
      <w:r w:rsidR="004E6FCA" w:rsidRPr="004E6FCA">
        <w:rPr>
          <w:szCs w:val="24"/>
        </w:rPr>
        <w:t>o our knowledge, no study has examined whether affective intensity predicts strategy usage in aversive, high-intensity, multimodal contexts using untrained participants</w:t>
      </w:r>
      <w:r w:rsidR="00D12D06">
        <w:rPr>
          <w:szCs w:val="24"/>
        </w:rPr>
        <w:t xml:space="preserve"> (i.e., individuals given no prior training in how to use or classify emotion regulation </w:t>
      </w:r>
      <w:r w:rsidR="00D12D06">
        <w:rPr>
          <w:szCs w:val="24"/>
        </w:rPr>
        <w:lastRenderedPageBreak/>
        <w:t>strategies and no direction to regulate their experiences)</w:t>
      </w:r>
      <w:r w:rsidR="004E6FCA" w:rsidRPr="004E6FCA">
        <w:rPr>
          <w:szCs w:val="24"/>
        </w:rPr>
        <w:t xml:space="preserve">. While affective intensity represents a particularly prominent predictor of ER behavior (i.e., r+ = 0.46 – 0.61; </w:t>
      </w:r>
      <w:r w:rsidR="007B651D">
        <w:rPr>
          <w:szCs w:val="24"/>
        </w:rPr>
        <w:t>“</w:t>
      </w:r>
      <w:r w:rsidR="004E6FCA" w:rsidRPr="004E6FCA">
        <w:rPr>
          <w:szCs w:val="24"/>
        </w:rPr>
        <w:t>a very large effect size</w:t>
      </w:r>
      <w:r w:rsidR="007B651D">
        <w:rPr>
          <w:szCs w:val="24"/>
        </w:rPr>
        <w:t>”</w:t>
      </w:r>
      <w:r w:rsidR="004E6FCA" w:rsidRPr="004E6FCA">
        <w:rPr>
          <w:szCs w:val="24"/>
        </w:rPr>
        <w:t xml:space="preserve">, according to recent meta-analyses </w:t>
      </w:r>
      <w:r w:rsidR="00642A4D">
        <w:rPr>
          <w:szCs w:val="24"/>
        </w:rPr>
        <w:fldChar w:fldCharType="begin"/>
      </w:r>
      <w:r w:rsidR="007B47B5">
        <w:rPr>
          <w:szCs w:val="24"/>
        </w:rPr>
        <w:instrText xml:space="preserve"> ADDIN ZOTERO_ITEM CSL_CITATION {"citationID":"fvj8aTn8","properties":{"formattedCitation":"(Matthews et al., 2021)","plainCitation":"(Matthews et al., 2021)","noteIndex":0},"citationItems":[{"id":3760,"uris":["http://zotero.org/users/6239255/items/ATWZDPBA"],"itemData":{"id":3760,"type":"article-journal","abstract":"Day-to-day life is inundated with attempts to control emotions and a wealth of research has examined what strategies people use and how eﬀective these strategies are. However, until more recently, research has often neglected more basic questions such as whether and how people choose to regulate their emotions (i.e. emotion regulation choice). In an eﬀort to identify what we know and what we need to know, we systematically reviewed studies that examined potential determinants of whether and how people choose to regulate their emotions. Eighteen determinants were identiﬁed across 219 studies and were categorised as being aﬀective, cognitive, motivational, individual or social-cultural in nature. Where there were suﬃcient primary studies, meta-analysis was used to quantify the size of the associations between potential determinants and measures of whether and how people choose to regulate their emotions. Based on the ﬁndings, we propose that people’s decisions about whether and how to regulate their emotions are determined by factors relating to the individual doing the regulating, the emotion that is being regulated, and both the immediate situation and the broader social context in which the regulation is taking place.","container-title":"Cognition and Emotion","DOI":"10.1080/02699931.2021.1945538","ISSN":"0269-9931, 1464-0600","issue":"6","journalAbbreviation":"Cognition and Emotion","language":"en","page":"1056-1084","source":"DOI.org (Crossref)","title":"Identifying the determinants of emotion regulation choice: a systematic review with meta-analysis","title-short":"Identifying the determinants of emotion regulation choice","volume":"35","author":[{"family":"Matthews","given":"Meghann"},{"family":"Webb","given":"Thomas L."},{"family":"Shafir","given":"Roni"},{"family":"Snow","given":"Miranda"},{"family":"Sheppes","given":"Gal"}],"issued":{"date-parts":[["2021",8,18]]}}}],"schema":"https://github.com/citation-style-language/schema/raw/master/csl-citation.json"} </w:instrText>
      </w:r>
      <w:r w:rsidR="00642A4D">
        <w:rPr>
          <w:szCs w:val="24"/>
        </w:rPr>
        <w:fldChar w:fldCharType="separate"/>
      </w:r>
      <w:r w:rsidR="00642A4D" w:rsidRPr="00642A4D">
        <w:t>(Matthews et al., 2021)</w:t>
      </w:r>
      <w:r w:rsidR="00642A4D">
        <w:rPr>
          <w:szCs w:val="24"/>
        </w:rPr>
        <w:fldChar w:fldCharType="end"/>
      </w:r>
      <w:ins w:id="165" w:author="Billy Mitchell [2]" w:date="2023-11-07T21:13:00Z">
        <w:r w:rsidR="00B42FE6">
          <w:rPr>
            <w:szCs w:val="24"/>
          </w:rPr>
          <w:t>)</w:t>
        </w:r>
      </w:ins>
      <w:r w:rsidR="004E6FCA" w:rsidRPr="004E6FCA">
        <w:rPr>
          <w:szCs w:val="24"/>
        </w:rPr>
        <w:t>, the extent to which features of a challenging</w:t>
      </w:r>
      <w:r w:rsidR="007B651D">
        <w:rPr>
          <w:szCs w:val="24"/>
        </w:rPr>
        <w:t>, high-stimulation,</w:t>
      </w:r>
      <w:r w:rsidR="004E6FCA" w:rsidRPr="004E6FCA">
        <w:rPr>
          <w:szCs w:val="24"/>
        </w:rPr>
        <w:t xml:space="preserve"> multimodal situation could overshadow this effect remain unclear. The goal of the present research is to examine whether these well-established regulatory patterns emerge in a sample of untrained participants exposed to a controlled but quasi-naturalistic setting high in emotional variability: an immersive haunted house. Haunted house experiences have been used with marked success in recent research to study emotion and self-regulation</w:t>
      </w:r>
      <w:r w:rsidR="00642A4D">
        <w:rPr>
          <w:szCs w:val="24"/>
        </w:rPr>
        <w:t xml:space="preserve"> </w:t>
      </w:r>
      <w:r w:rsidR="00642A4D">
        <w:rPr>
          <w:szCs w:val="24"/>
        </w:rPr>
        <w:fldChar w:fldCharType="begin"/>
      </w:r>
      <w:r w:rsidR="007B47B5">
        <w:rPr>
          <w:szCs w:val="24"/>
        </w:rPr>
        <w:instrText xml:space="preserve"> ADDIN ZOTERO_ITEM CSL_CITATION {"citationID":"jEHro85z","properties":{"formattedCitation":"(Clasen, 2019; Stasiak et al., 2023; Tashjian et al., 2022)","plainCitation":"(Clasen, 2019; Stasiak et al., 2023;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642A4D">
        <w:rPr>
          <w:szCs w:val="24"/>
        </w:rPr>
        <w:fldChar w:fldCharType="separate"/>
      </w:r>
      <w:r w:rsidR="007B651D" w:rsidRPr="007B651D">
        <w:t>(Clasen, 2019; Stasiak et al., 2023; Tashjian et al., 2022)</w:t>
      </w:r>
      <w:r w:rsidR="00642A4D">
        <w:rPr>
          <w:szCs w:val="24"/>
        </w:rPr>
        <w:fldChar w:fldCharType="end"/>
      </w:r>
      <w:r w:rsidR="004E6FCA" w:rsidRPr="004E6FCA">
        <w:rPr>
          <w:szCs w:val="24"/>
        </w:rPr>
        <w:t>.</w:t>
      </w:r>
      <w:r w:rsidR="004C1DD4">
        <w:rPr>
          <w:szCs w:val="24"/>
        </w:rPr>
        <w:t xml:space="preserve"> While haunte</w:t>
      </w:r>
      <w:r w:rsidR="001F7CFD">
        <w:rPr>
          <w:szCs w:val="24"/>
        </w:rPr>
        <w:t>d</w:t>
      </w:r>
      <w:r w:rsidR="00E07969">
        <w:rPr>
          <w:szCs w:val="24"/>
        </w:rPr>
        <w:t xml:space="preserve"> houses</w:t>
      </w:r>
      <w:r w:rsidR="001F7CFD">
        <w:rPr>
          <w:szCs w:val="24"/>
        </w:rPr>
        <w:t xml:space="preserve"> </w:t>
      </w:r>
      <w:r w:rsidR="00E07969">
        <w:rPr>
          <w:szCs w:val="24"/>
        </w:rPr>
        <w:t xml:space="preserve">only </w:t>
      </w:r>
      <w:r w:rsidR="001F7CFD">
        <w:rPr>
          <w:szCs w:val="24"/>
        </w:rPr>
        <w:t xml:space="preserve">represent a </w:t>
      </w:r>
      <w:r w:rsidR="00E07969">
        <w:rPr>
          <w:szCs w:val="24"/>
        </w:rPr>
        <w:t xml:space="preserve">small </w:t>
      </w:r>
      <w:r w:rsidR="001F7CFD">
        <w:rPr>
          <w:szCs w:val="24"/>
        </w:rPr>
        <w:t xml:space="preserve">proportion of the </w:t>
      </w:r>
      <w:r w:rsidR="004C1DD4">
        <w:rPr>
          <w:szCs w:val="24"/>
        </w:rPr>
        <w:t>variabilit</w:t>
      </w:r>
      <w:r w:rsidR="00E07969">
        <w:rPr>
          <w:szCs w:val="24"/>
        </w:rPr>
        <w:t>y which emotionally-relevant e</w:t>
      </w:r>
      <w:r w:rsidR="002013C5">
        <w:rPr>
          <w:szCs w:val="24"/>
        </w:rPr>
        <w:t>xperiences</w:t>
      </w:r>
      <w:r w:rsidR="00E07969">
        <w:rPr>
          <w:szCs w:val="24"/>
        </w:rPr>
        <w:t xml:space="preserve"> could</w:t>
      </w:r>
      <w:r w:rsidR="002013C5">
        <w:rPr>
          <w:szCs w:val="24"/>
        </w:rPr>
        <w:t xml:space="preserve"> materialize as</w:t>
      </w:r>
      <w:r w:rsidR="00837CFE">
        <w:rPr>
          <w:szCs w:val="24"/>
        </w:rPr>
        <w:t>, they</w:t>
      </w:r>
      <w:r w:rsidR="001F7CFD">
        <w:rPr>
          <w:szCs w:val="24"/>
        </w:rPr>
        <w:t xml:space="preserve"> nonetheless</w:t>
      </w:r>
      <w:r w:rsidR="00837CFE">
        <w:rPr>
          <w:szCs w:val="24"/>
        </w:rPr>
        <w:t xml:space="preserve"> use </w:t>
      </w:r>
      <w:r w:rsidR="002013C5">
        <w:rPr>
          <w:szCs w:val="24"/>
        </w:rPr>
        <w:t xml:space="preserve">safe and controlled but </w:t>
      </w:r>
      <w:r w:rsidR="00837CFE">
        <w:rPr>
          <w:szCs w:val="24"/>
        </w:rPr>
        <w:t>highly</w:t>
      </w:r>
      <w:r w:rsidR="002013C5">
        <w:rPr>
          <w:szCs w:val="24"/>
        </w:rPr>
        <w:t>-</w:t>
      </w:r>
      <w:r w:rsidR="00837CFE">
        <w:rPr>
          <w:szCs w:val="24"/>
        </w:rPr>
        <w:t>stimulating events to</w:t>
      </w:r>
      <w:r w:rsidR="001F7CFD">
        <w:rPr>
          <w:szCs w:val="24"/>
        </w:rPr>
        <w:t xml:space="preserve"> e</w:t>
      </w:r>
      <w:r w:rsidR="00837CFE">
        <w:rPr>
          <w:szCs w:val="24"/>
        </w:rPr>
        <w:t>licit</w:t>
      </w:r>
      <w:r w:rsidR="001F7CFD">
        <w:rPr>
          <w:szCs w:val="24"/>
        </w:rPr>
        <w:t xml:space="preserve"> </w:t>
      </w:r>
      <w:r w:rsidR="002013C5">
        <w:rPr>
          <w:szCs w:val="24"/>
        </w:rPr>
        <w:t xml:space="preserve">a wide range of </w:t>
      </w:r>
      <w:r w:rsidR="001F7CFD">
        <w:rPr>
          <w:szCs w:val="24"/>
        </w:rPr>
        <w:t>emotional experience</w:t>
      </w:r>
      <w:r w:rsidR="002013C5">
        <w:rPr>
          <w:szCs w:val="24"/>
        </w:rPr>
        <w:t>s</w:t>
      </w:r>
      <w:r w:rsidR="001F7CFD">
        <w:rPr>
          <w:szCs w:val="24"/>
        </w:rPr>
        <w:t xml:space="preserve"> (i.e., positive and negative emotions), intensit</w:t>
      </w:r>
      <w:r w:rsidR="002013C5">
        <w:rPr>
          <w:szCs w:val="24"/>
        </w:rPr>
        <w:t>ies</w:t>
      </w:r>
      <w:r w:rsidR="001F7CFD">
        <w:rPr>
          <w:szCs w:val="24"/>
        </w:rPr>
        <w:t xml:space="preserve">, and responses (i.e., regulation behaviors). This variance </w:t>
      </w:r>
      <w:r w:rsidR="00837CFE">
        <w:rPr>
          <w:szCs w:val="24"/>
        </w:rPr>
        <w:t>would be difficult to g</w:t>
      </w:r>
      <w:r w:rsidR="001F7CFD">
        <w:rPr>
          <w:szCs w:val="24"/>
        </w:rPr>
        <w:t>enerat</w:t>
      </w:r>
      <w:r w:rsidR="00837CFE">
        <w:rPr>
          <w:szCs w:val="24"/>
        </w:rPr>
        <w:t>e in any other</w:t>
      </w:r>
      <w:r w:rsidR="001F7CFD">
        <w:rPr>
          <w:szCs w:val="24"/>
        </w:rPr>
        <w:t xml:space="preserve"> complex multimoda</w:t>
      </w:r>
      <w:r w:rsidR="00837CFE">
        <w:rPr>
          <w:szCs w:val="24"/>
        </w:rPr>
        <w:t>l context outside of the lab while offering the same level of safety to the participants and control to the researchers</w:t>
      </w:r>
      <w:r w:rsidR="001F7CFD">
        <w:rPr>
          <w:szCs w:val="24"/>
        </w:rPr>
        <w:t>.</w:t>
      </w:r>
      <w:r w:rsidR="004E6FCA" w:rsidRPr="004E6FCA">
        <w:rPr>
          <w:szCs w:val="24"/>
        </w:rPr>
        <w:t xml:space="preserve"> </w:t>
      </w:r>
    </w:p>
    <w:p w14:paraId="4DBF9554" w14:textId="4043E9A1" w:rsidR="00DA5661" w:rsidRDefault="004E6FCA" w:rsidP="006D4590">
      <w:pPr>
        <w:spacing w:after="0" w:line="480" w:lineRule="auto"/>
        <w:ind w:left="0" w:firstLine="720"/>
        <w:rPr>
          <w:b/>
          <w:szCs w:val="24"/>
        </w:rPr>
      </w:pPr>
      <w:r w:rsidRPr="004E6FCA">
        <w:rPr>
          <w:szCs w:val="24"/>
        </w:rPr>
        <w:t>Because of the near ubiquitous comparison</w:t>
      </w:r>
      <w:ins w:id="166" w:author="Billy Mitchell [2]" w:date="2023-11-07T21:15:00Z">
        <w:r w:rsidR="00B42FE6">
          <w:rPr>
            <w:szCs w:val="24"/>
          </w:rPr>
          <w:t xml:space="preserve">s made in the selection of </w:t>
        </w:r>
      </w:ins>
      <w:del w:id="167" w:author="Billy Mitchell [2]" w:date="2023-11-07T21:15:00Z">
        <w:r w:rsidRPr="004E6FCA" w:rsidDel="00B42FE6">
          <w:rPr>
            <w:szCs w:val="24"/>
          </w:rPr>
          <w:delText xml:space="preserve"> between </w:delText>
        </w:r>
      </w:del>
      <w:r w:rsidRPr="004E6FCA">
        <w:rPr>
          <w:szCs w:val="24"/>
        </w:rPr>
        <w:t xml:space="preserve">reappraisal and distraction </w:t>
      </w:r>
      <w:del w:id="168" w:author="Billy Mitchell [2]" w:date="2023-11-07T21:15:00Z">
        <w:r w:rsidRPr="004E6FCA" w:rsidDel="00B42FE6">
          <w:rPr>
            <w:szCs w:val="24"/>
          </w:rPr>
          <w:delText xml:space="preserve">selection </w:delText>
        </w:r>
      </w:del>
      <w:r w:rsidRPr="004E6FCA">
        <w:rPr>
          <w:szCs w:val="24"/>
        </w:rPr>
        <w:t>in the extant regulation literature (</w:t>
      </w:r>
      <w:proofErr w:type="spellStart"/>
      <w:r w:rsidRPr="004E6FCA">
        <w:rPr>
          <w:szCs w:val="24"/>
        </w:rPr>
        <w:t>Heiy</w:t>
      </w:r>
      <w:proofErr w:type="spellEnd"/>
      <w:r w:rsidRPr="004E6FCA">
        <w:rPr>
          <w:szCs w:val="24"/>
        </w:rPr>
        <w:t xml:space="preserve"> &amp; </w:t>
      </w:r>
      <w:proofErr w:type="spellStart"/>
      <w:r w:rsidRPr="004E6FCA">
        <w:rPr>
          <w:szCs w:val="24"/>
        </w:rPr>
        <w:t>Cheavens</w:t>
      </w:r>
      <w:proofErr w:type="spellEnd"/>
      <w:r w:rsidRPr="004E6FCA">
        <w:rPr>
          <w:szCs w:val="24"/>
        </w:rPr>
        <w:t xml:space="preserve">, 2014), in Experiment 1 we aimed to replicate this effect by having untrained participants navigate a haunted house and report their undirected emotional and regulatory behaviors in a surprise recall task immediately after and one week after exposure, which granted high levels of fidelity in capturing the subjective participant </w:t>
      </w:r>
      <w:r w:rsidR="002C591D">
        <w:rPr>
          <w:szCs w:val="24"/>
        </w:rPr>
        <w:t xml:space="preserve">emotion and </w:t>
      </w:r>
      <w:r w:rsidRPr="004E6FCA">
        <w:rPr>
          <w:szCs w:val="24"/>
        </w:rPr>
        <w:t>experience.</w:t>
      </w:r>
      <w:ins w:id="169" w:author="Billy Mitchell [2]" w:date="2023-11-07T21:16:00Z">
        <w:r w:rsidR="00B42FE6">
          <w:rPr>
            <w:szCs w:val="24"/>
          </w:rPr>
          <w:t xml:space="preserve"> </w:t>
        </w:r>
      </w:ins>
      <w:ins w:id="170" w:author="Billy Mitchell [2]" w:date="2023-11-07T21:18:00Z">
        <w:r w:rsidR="00B42FE6">
          <w:rPr>
            <w:szCs w:val="24"/>
          </w:rPr>
          <w:t>Additionally, w</w:t>
        </w:r>
      </w:ins>
      <w:ins w:id="171" w:author="Billy Mitchell [2]" w:date="2023-11-07T21:16:00Z">
        <w:r w:rsidR="00B42FE6">
          <w:rPr>
            <w:szCs w:val="24"/>
          </w:rPr>
          <w:t xml:space="preserve">e anticipated that </w:t>
        </w:r>
      </w:ins>
      <w:ins w:id="172" w:author="Billy Mitchell [2]" w:date="2023-11-07T21:18:00Z">
        <w:r w:rsidR="00B42FE6">
          <w:rPr>
            <w:szCs w:val="24"/>
          </w:rPr>
          <w:t>participants experiencing high</w:t>
        </w:r>
      </w:ins>
      <w:ins w:id="173" w:author="Billy Mitchell [2]" w:date="2023-11-07T21:16:00Z">
        <w:r w:rsidR="00B42FE6">
          <w:rPr>
            <w:szCs w:val="24"/>
          </w:rPr>
          <w:t xml:space="preserve"> cognitive load </w:t>
        </w:r>
      </w:ins>
      <w:proofErr w:type="gramStart"/>
      <w:ins w:id="174" w:author="Billy Mitchell [2]" w:date="2023-11-07T21:17:00Z">
        <w:r w:rsidR="00B42FE6">
          <w:rPr>
            <w:szCs w:val="24"/>
          </w:rPr>
          <w:t>as a result of</w:t>
        </w:r>
        <w:proofErr w:type="gramEnd"/>
        <w:r w:rsidR="00B42FE6">
          <w:rPr>
            <w:szCs w:val="24"/>
          </w:rPr>
          <w:t xml:space="preserve"> exp</w:t>
        </w:r>
      </w:ins>
      <w:ins w:id="175" w:author="Billy Mitchell [2]" w:date="2023-11-07T21:19:00Z">
        <w:r w:rsidR="00B42FE6">
          <w:rPr>
            <w:szCs w:val="24"/>
          </w:rPr>
          <w:t>osure</w:t>
        </w:r>
      </w:ins>
      <w:ins w:id="176" w:author="Billy Mitchell [2]" w:date="2023-11-07T21:17:00Z">
        <w:r w:rsidR="00B42FE6">
          <w:rPr>
            <w:szCs w:val="24"/>
          </w:rPr>
          <w:t xml:space="preserve"> would </w:t>
        </w:r>
      </w:ins>
      <w:ins w:id="177" w:author="Billy Mitchell [2]" w:date="2023-11-07T21:18:00Z">
        <w:r w:rsidR="00B42FE6">
          <w:rPr>
            <w:szCs w:val="24"/>
          </w:rPr>
          <w:t>more often use distraction</w:t>
        </w:r>
      </w:ins>
      <w:ins w:id="178" w:author="Billy Mitchell [2]" w:date="2023-11-07T21:19:00Z">
        <w:r w:rsidR="00B42FE6">
          <w:rPr>
            <w:szCs w:val="24"/>
          </w:rPr>
          <w:t>, in line with the ER selection, optimization, and compensation hypothesis</w:t>
        </w:r>
      </w:ins>
      <w:ins w:id="179" w:author="Billy Mitchell [2]" w:date="2023-11-07T21:18:00Z">
        <w:r w:rsidR="00B42FE6">
          <w:rPr>
            <w:szCs w:val="24"/>
          </w:rPr>
          <w:t>.</w:t>
        </w:r>
      </w:ins>
      <w:r w:rsidRPr="004E6FCA">
        <w:rPr>
          <w:szCs w:val="24"/>
        </w:rPr>
        <w:t xml:space="preserve"> </w:t>
      </w:r>
      <w:r w:rsidR="007B651D">
        <w:rPr>
          <w:szCs w:val="24"/>
        </w:rPr>
        <w:t xml:space="preserve">Surprisingly, we did not find </w:t>
      </w:r>
      <w:del w:id="180" w:author="Billy Mitchell [2]" w:date="2023-11-07T21:20:00Z">
        <w:r w:rsidR="007B651D" w:rsidDel="00B42FE6">
          <w:rPr>
            <w:szCs w:val="24"/>
          </w:rPr>
          <w:delText>an association between</w:delText>
        </w:r>
      </w:del>
      <w:ins w:id="181" w:author="Billy Mitchell [2]" w:date="2023-11-07T21:20:00Z">
        <w:r w:rsidR="00B42FE6">
          <w:rPr>
            <w:szCs w:val="24"/>
          </w:rPr>
          <w:t xml:space="preserve">that intensity or </w:t>
        </w:r>
        <w:r w:rsidR="00B42FE6">
          <w:rPr>
            <w:szCs w:val="24"/>
          </w:rPr>
          <w:lastRenderedPageBreak/>
          <w:t xml:space="preserve">cognitive load predicted </w:t>
        </w:r>
      </w:ins>
      <w:del w:id="182" w:author="Billy Mitchell [2]" w:date="2023-11-07T21:20:00Z">
        <w:r w:rsidR="007B651D" w:rsidDel="00B42FE6">
          <w:rPr>
            <w:szCs w:val="24"/>
          </w:rPr>
          <w:delText xml:space="preserve"> intensity and </w:delText>
        </w:r>
      </w:del>
      <w:r w:rsidR="007B651D">
        <w:rPr>
          <w:szCs w:val="24"/>
        </w:rPr>
        <w:t>strategy usage.</w:t>
      </w:r>
      <w:ins w:id="183" w:author="Billy Mitchell [2]" w:date="2023-11-07T21:20:00Z">
        <w:r w:rsidR="00B42FE6">
          <w:rPr>
            <w:szCs w:val="24"/>
          </w:rPr>
          <w:t xml:space="preserve"> </w:t>
        </w:r>
      </w:ins>
      <w:ins w:id="184" w:author="Billy Mitchell [2]" w:date="2023-11-07T21:24:00Z">
        <w:r w:rsidR="00CB54A4">
          <w:rPr>
            <w:szCs w:val="24"/>
          </w:rPr>
          <w:t>T</w:t>
        </w:r>
      </w:ins>
      <w:ins w:id="185" w:author="Billy Mitchell [2]" w:date="2023-11-07T21:23:00Z">
        <w:r w:rsidR="00CB54A4">
          <w:rPr>
            <w:szCs w:val="24"/>
          </w:rPr>
          <w:t xml:space="preserve">o minimize </w:t>
        </w:r>
      </w:ins>
      <w:ins w:id="186" w:author="Billy Mitchell [2]" w:date="2023-11-07T21:24:00Z">
        <w:r w:rsidR="00CB54A4">
          <w:rPr>
            <w:szCs w:val="24"/>
          </w:rPr>
          <w:t>bias, w</w:t>
        </w:r>
      </w:ins>
      <w:ins w:id="187" w:author="Billy Mitchell [2]" w:date="2023-11-07T21:22:00Z">
        <w:r w:rsidR="00CB54A4">
          <w:rPr>
            <w:szCs w:val="24"/>
          </w:rPr>
          <w:t>e then used a</w:t>
        </w:r>
      </w:ins>
      <w:ins w:id="188" w:author="Billy Mitchell [2]" w:date="2023-11-07T21:20:00Z">
        <w:r w:rsidR="00B42FE6">
          <w:rPr>
            <w:szCs w:val="24"/>
          </w:rPr>
          <w:t xml:space="preserve"> multiverse approach</w:t>
        </w:r>
      </w:ins>
      <w:ins w:id="189" w:author="Billy Mitchell [2]" w:date="2023-11-07T21:24:00Z">
        <w:r w:rsidR="00CB54A4">
          <w:rPr>
            <w:szCs w:val="24"/>
          </w:rPr>
          <w:t>, s</w:t>
        </w:r>
      </w:ins>
      <w:ins w:id="190" w:author="Billy Mitchell [2]" w:date="2023-11-07T21:21:00Z">
        <w:r w:rsidR="00B42FE6">
          <w:rPr>
            <w:szCs w:val="24"/>
          </w:rPr>
          <w:t>ystematically expand</w:t>
        </w:r>
      </w:ins>
      <w:ins w:id="191" w:author="Billy Mitchell [2]" w:date="2023-11-07T21:24:00Z">
        <w:r w:rsidR="00CB54A4">
          <w:rPr>
            <w:szCs w:val="24"/>
          </w:rPr>
          <w:t>ing</w:t>
        </w:r>
      </w:ins>
      <w:ins w:id="192" w:author="Billy Mitchell [2]" w:date="2023-11-07T21:21:00Z">
        <w:r w:rsidR="00B42FE6">
          <w:rPr>
            <w:szCs w:val="24"/>
          </w:rPr>
          <w:t xml:space="preserve"> </w:t>
        </w:r>
      </w:ins>
      <w:ins w:id="193" w:author="Billy Mitchell [2]" w:date="2023-11-07T21:22:00Z">
        <w:r w:rsidR="00CB54A4">
          <w:rPr>
            <w:szCs w:val="24"/>
          </w:rPr>
          <w:t>or</w:t>
        </w:r>
      </w:ins>
      <w:ins w:id="194" w:author="Billy Mitchell [2]" w:date="2023-11-07T21:21:00Z">
        <w:r w:rsidR="00B42FE6">
          <w:rPr>
            <w:szCs w:val="24"/>
          </w:rPr>
          <w:t xml:space="preserve"> constrai</w:t>
        </w:r>
      </w:ins>
      <w:ins w:id="195" w:author="Billy Mitchell [2]" w:date="2023-11-07T21:24:00Z">
        <w:r w:rsidR="00CB54A4">
          <w:rPr>
            <w:szCs w:val="24"/>
          </w:rPr>
          <w:t>ning</w:t>
        </w:r>
      </w:ins>
      <w:ins w:id="196" w:author="Billy Mitchell [2]" w:date="2023-11-07T21:21:00Z">
        <w:r w:rsidR="00B42FE6">
          <w:rPr>
            <w:szCs w:val="24"/>
          </w:rPr>
          <w:t xml:space="preserve"> </w:t>
        </w:r>
      </w:ins>
      <w:ins w:id="197" w:author="Billy Mitchell [2]" w:date="2023-11-07T21:23:00Z">
        <w:r w:rsidR="00CB54A4">
          <w:rPr>
            <w:szCs w:val="24"/>
          </w:rPr>
          <w:t>our data inclusion criteria</w:t>
        </w:r>
      </w:ins>
      <w:ins w:id="198" w:author="Billy Mitchell [2]" w:date="2023-11-07T21:25:00Z">
        <w:r w:rsidR="00CB54A4">
          <w:rPr>
            <w:szCs w:val="24"/>
          </w:rPr>
          <w:t xml:space="preserve"> and adjusting for important covariates such as </w:t>
        </w:r>
        <w:r w:rsidR="00CB54A4" w:rsidRPr="004E6FCA">
          <w:rPr>
            <w:szCs w:val="24"/>
          </w:rPr>
          <w:t>regulation tendencies and emotional goals</w:t>
        </w:r>
      </w:ins>
      <w:ins w:id="199" w:author="Billy Mitchell [2]" w:date="2023-11-07T21:24:00Z">
        <w:r w:rsidR="00CB54A4">
          <w:rPr>
            <w:szCs w:val="24"/>
          </w:rPr>
          <w:t xml:space="preserve">, in an effort </w:t>
        </w:r>
      </w:ins>
      <w:ins w:id="200" w:author="Billy Mitchell [2]" w:date="2023-11-07T21:25:00Z">
        <w:r w:rsidR="00CB54A4">
          <w:rPr>
            <w:szCs w:val="24"/>
          </w:rPr>
          <w:t>to identify conditions in which the relationship between affect</w:t>
        </w:r>
      </w:ins>
      <w:ins w:id="201" w:author="Billy Mitchell [2]" w:date="2023-11-07T21:26:00Z">
        <w:r w:rsidR="00CB54A4">
          <w:rPr>
            <w:szCs w:val="24"/>
          </w:rPr>
          <w:t>ive intensity and strategy usage might emerge as statistically significant</w:t>
        </w:r>
      </w:ins>
      <w:del w:id="202" w:author="Billy Mitchell [2]" w:date="2023-11-07T21:26:00Z">
        <w:r w:rsidR="007B651D" w:rsidDel="00CB54A4">
          <w:rPr>
            <w:szCs w:val="24"/>
          </w:rPr>
          <w:delText xml:space="preserve"> </w:delText>
        </w:r>
        <w:r w:rsidR="007B651D" w:rsidRPr="004E6FCA" w:rsidDel="00CB54A4">
          <w:rPr>
            <w:szCs w:val="24"/>
          </w:rPr>
          <w:delText xml:space="preserve">Important covariates including </w:delText>
        </w:r>
      </w:del>
      <w:del w:id="203" w:author="Billy Mitchell [2]" w:date="2023-11-07T21:19:00Z">
        <w:r w:rsidR="007B651D" w:rsidRPr="004E6FCA" w:rsidDel="00B42FE6">
          <w:rPr>
            <w:szCs w:val="24"/>
          </w:rPr>
          <w:delText xml:space="preserve">cognitive resources, </w:delText>
        </w:r>
      </w:del>
      <w:del w:id="204" w:author="Billy Mitchell [2]" w:date="2023-11-07T21:25:00Z">
        <w:r w:rsidR="007B651D" w:rsidRPr="004E6FCA" w:rsidDel="00CB54A4">
          <w:rPr>
            <w:szCs w:val="24"/>
          </w:rPr>
          <w:delText xml:space="preserve">regulation tendencies, and emotional goals </w:delText>
        </w:r>
      </w:del>
      <w:del w:id="205" w:author="Billy Mitchell [2]" w:date="2023-11-07T21:26:00Z">
        <w:r w:rsidR="007B651D" w:rsidRPr="004E6FCA" w:rsidDel="00CB54A4">
          <w:rPr>
            <w:szCs w:val="24"/>
          </w:rPr>
          <w:delText xml:space="preserve">were captured and adjusted for </w:delText>
        </w:r>
        <w:r w:rsidR="007B651D" w:rsidDel="00CB54A4">
          <w:rPr>
            <w:szCs w:val="24"/>
          </w:rPr>
          <w:delText>in these</w:delText>
        </w:r>
        <w:r w:rsidR="007B651D" w:rsidRPr="004E6FCA" w:rsidDel="00CB54A4">
          <w:rPr>
            <w:szCs w:val="24"/>
          </w:rPr>
          <w:delText xml:space="preserve"> statistical models</w:delText>
        </w:r>
        <w:r w:rsidR="007B651D" w:rsidDel="00CB54A4">
          <w:rPr>
            <w:szCs w:val="24"/>
          </w:rPr>
          <w:delText>, but still failed to generate significant associations</w:delText>
        </w:r>
      </w:del>
      <w:r w:rsidR="007B651D" w:rsidRPr="004E6FCA">
        <w:rPr>
          <w:szCs w:val="24"/>
        </w:rPr>
        <w:t>.</w:t>
      </w:r>
      <w:ins w:id="206" w:author="Billy Mitchell [2]" w:date="2023-11-07T21:26:00Z">
        <w:r w:rsidR="00CB54A4">
          <w:rPr>
            <w:szCs w:val="24"/>
          </w:rPr>
          <w:t xml:space="preserve"> We again failed to find an</w:t>
        </w:r>
      </w:ins>
      <w:ins w:id="207" w:author="Billy Mitchell [2]" w:date="2023-11-07T21:27:00Z">
        <w:r w:rsidR="00CB54A4">
          <w:rPr>
            <w:szCs w:val="24"/>
          </w:rPr>
          <w:t xml:space="preserve"> association.</w:t>
        </w:r>
      </w:ins>
      <w:r w:rsidR="007B651D" w:rsidRPr="004E6FCA">
        <w:rPr>
          <w:szCs w:val="24"/>
        </w:rPr>
        <w:t xml:space="preserve"> </w:t>
      </w:r>
      <w:r w:rsidR="007B651D">
        <w:rPr>
          <w:szCs w:val="24"/>
        </w:rPr>
        <w:t>This</w:t>
      </w:r>
      <w:r w:rsidRPr="004E6FCA">
        <w:rPr>
          <w:szCs w:val="24"/>
        </w:rPr>
        <w:t xml:space="preserve"> surprising finding</w:t>
      </w:r>
      <w:r w:rsidR="007B651D">
        <w:rPr>
          <w:szCs w:val="24"/>
        </w:rPr>
        <w:t xml:space="preserve"> motivated </w:t>
      </w:r>
      <w:r w:rsidRPr="004E6FCA">
        <w:rPr>
          <w:szCs w:val="24"/>
        </w:rPr>
        <w:t>Experiment 2</w:t>
      </w:r>
      <w:r w:rsidR="007B651D">
        <w:rPr>
          <w:szCs w:val="24"/>
        </w:rPr>
        <w:t>,</w:t>
      </w:r>
      <w:r w:rsidRPr="004E6FCA">
        <w:rPr>
          <w:szCs w:val="24"/>
        </w:rPr>
        <w:t xml:space="preserve"> which aimed to determine whether participants exposed to similar experiences as the haunted house but in a less overwhelming, lower-intensity context would more often </w:t>
      </w:r>
      <w:del w:id="208" w:author="Billy Mitchell [2]" w:date="2023-11-07T21:28:00Z">
        <w:r w:rsidRPr="004E6FCA" w:rsidDel="00CB54A4">
          <w:rPr>
            <w:szCs w:val="24"/>
          </w:rPr>
          <w:delText xml:space="preserve">select </w:delText>
        </w:r>
      </w:del>
      <w:ins w:id="209" w:author="Billy Mitchell [2]" w:date="2023-11-07T21:28:00Z">
        <w:r w:rsidR="00CB54A4">
          <w:rPr>
            <w:szCs w:val="24"/>
          </w:rPr>
          <w:t>forecast selecting</w:t>
        </w:r>
        <w:r w:rsidR="00CB54A4" w:rsidRPr="004E6FCA">
          <w:rPr>
            <w:szCs w:val="24"/>
          </w:rPr>
          <w:t xml:space="preserve"> </w:t>
        </w:r>
      </w:ins>
      <w:r w:rsidRPr="004E6FCA">
        <w:rPr>
          <w:szCs w:val="24"/>
        </w:rPr>
        <w:t xml:space="preserve">distraction in response to high intensity events and reappraisal in response to low intensity events. </w:t>
      </w:r>
      <w:r w:rsidR="002013C5">
        <w:rPr>
          <w:szCs w:val="24"/>
        </w:rPr>
        <w:t>We did observe the canonical association between emotional intensity and regulatory strategy selection with this design</w:t>
      </w:r>
      <w:ins w:id="210" w:author="Billy Mitchell [2]" w:date="2023-11-07T21:28:00Z">
        <w:r w:rsidR="00CB54A4">
          <w:rPr>
            <w:szCs w:val="24"/>
          </w:rPr>
          <w:t>, however, the degree to which forecasting and experiencing</w:t>
        </w:r>
      </w:ins>
      <w:ins w:id="211" w:author="Billy Mitchell [2]" w:date="2023-11-07T21:29:00Z">
        <w:r w:rsidR="00CB54A4">
          <w:rPr>
            <w:szCs w:val="24"/>
          </w:rPr>
          <w:t xml:space="preserve"> emotion regulati</w:t>
        </w:r>
      </w:ins>
      <w:ins w:id="212" w:author="Billy Mitchell [2]" w:date="2023-11-07T21:30:00Z">
        <w:r w:rsidR="00CB54A4">
          <w:rPr>
            <w:szCs w:val="24"/>
          </w:rPr>
          <w:t>on</w:t>
        </w:r>
      </w:ins>
      <w:ins w:id="213" w:author="Billy Mitchell [2]" w:date="2023-11-07T21:28:00Z">
        <w:r w:rsidR="00CB54A4">
          <w:rPr>
            <w:szCs w:val="24"/>
          </w:rPr>
          <w:t xml:space="preserve"> are comparable remained a </w:t>
        </w:r>
      </w:ins>
      <w:ins w:id="214" w:author="Billy Mitchell [2]" w:date="2023-11-07T21:29:00Z">
        <w:r w:rsidR="00CB54A4">
          <w:rPr>
            <w:szCs w:val="24"/>
          </w:rPr>
          <w:t>question</w:t>
        </w:r>
      </w:ins>
      <w:r w:rsidR="002013C5">
        <w:rPr>
          <w:szCs w:val="24"/>
        </w:rPr>
        <w:t>.</w:t>
      </w:r>
      <w:ins w:id="215" w:author="Billy Mitchell [2]" w:date="2023-11-07T21:29:00Z">
        <w:r w:rsidR="00CB54A4">
          <w:rPr>
            <w:szCs w:val="24"/>
          </w:rPr>
          <w:t xml:space="preserve"> Study 3 </w:t>
        </w:r>
      </w:ins>
      <w:ins w:id="216" w:author="Billy Mitchell [2]" w:date="2023-11-07T21:30:00Z">
        <w:r w:rsidR="00CB54A4">
          <w:rPr>
            <w:szCs w:val="24"/>
          </w:rPr>
          <w:t xml:space="preserve">tasked untrained participants with watching </w:t>
        </w:r>
      </w:ins>
      <w:ins w:id="217" w:author="Billy Mitchell [2]" w:date="2023-11-07T21:31:00Z">
        <w:r w:rsidR="00CB54A4">
          <w:rPr>
            <w:szCs w:val="24"/>
          </w:rPr>
          <w:t>videos of varying negative intensity and</w:t>
        </w:r>
      </w:ins>
      <w:ins w:id="218" w:author="Billy Mitchell [2]" w:date="2023-11-07T21:33:00Z">
        <w:r w:rsidR="00DF0574">
          <w:rPr>
            <w:szCs w:val="24"/>
          </w:rPr>
          <w:t xml:space="preserve"> subsequently</w:t>
        </w:r>
      </w:ins>
      <w:ins w:id="219" w:author="Billy Mitchell [2]" w:date="2023-11-07T21:31:00Z">
        <w:r w:rsidR="00CB54A4">
          <w:rPr>
            <w:szCs w:val="24"/>
          </w:rPr>
          <w:t xml:space="preserve"> either </w:t>
        </w:r>
      </w:ins>
      <w:ins w:id="220" w:author="Billy Mitchell [2]" w:date="2023-11-07T21:32:00Z">
        <w:r w:rsidR="00CB54A4">
          <w:rPr>
            <w:szCs w:val="24"/>
          </w:rPr>
          <w:t xml:space="preserve">reporting the regulatory strategies that they </w:t>
        </w:r>
        <w:r w:rsidR="00DF0574">
          <w:rPr>
            <w:szCs w:val="24"/>
          </w:rPr>
          <w:t>used (experienc</w:t>
        </w:r>
      </w:ins>
      <w:ins w:id="221" w:author="Billy Mitchell [2]" w:date="2023-11-07T21:33:00Z">
        <w:r w:rsidR="00DF0574">
          <w:rPr>
            <w:szCs w:val="24"/>
          </w:rPr>
          <w:t>ing</w:t>
        </w:r>
      </w:ins>
      <w:ins w:id="222" w:author="Billy Mitchell [2]" w:date="2023-11-07T21:32:00Z">
        <w:r w:rsidR="00DF0574">
          <w:rPr>
            <w:szCs w:val="24"/>
          </w:rPr>
          <w:t xml:space="preserve">) or the strategies that they predict </w:t>
        </w:r>
      </w:ins>
      <w:ins w:id="223" w:author="Billy Mitchell [2]" w:date="2023-11-07T21:33:00Z">
        <w:r w:rsidR="00DF0574">
          <w:rPr>
            <w:szCs w:val="24"/>
          </w:rPr>
          <w:t>might be used (forecasting)</w:t>
        </w:r>
      </w:ins>
      <w:ins w:id="224" w:author="Billy Mitchell [2]" w:date="2023-11-07T21:34:00Z">
        <w:r w:rsidR="00DF0574">
          <w:rPr>
            <w:szCs w:val="24"/>
          </w:rPr>
          <w:t xml:space="preserve"> to downregulate their negative emotions. </w:t>
        </w:r>
      </w:ins>
      <w:ins w:id="225" w:author="Billy Mitchell [2]" w:date="2023-11-07T21:55:00Z">
        <w:r w:rsidR="00795CB8">
          <w:rPr>
            <w:szCs w:val="24"/>
          </w:rPr>
          <w:t xml:space="preserve">For both forecasters and experiencers, increasing self-reported affective intensity predicted a greater likelihood of using distraction. However, </w:t>
        </w:r>
      </w:ins>
      <w:ins w:id="226" w:author="Billy Mitchell [2]" w:date="2023-11-07T21:57:00Z">
        <w:r w:rsidR="00795CB8">
          <w:rPr>
            <w:szCs w:val="24"/>
          </w:rPr>
          <w:t>forecasters were less likely than regulators to use reappraisal at low intensities.</w:t>
        </w:r>
      </w:ins>
      <w:ins w:id="227" w:author="Billy Mitchell [2]" w:date="2023-11-07T21:56:00Z">
        <w:r w:rsidR="00795CB8">
          <w:rPr>
            <w:szCs w:val="24"/>
          </w:rPr>
          <w:br/>
        </w:r>
      </w:ins>
      <w:ins w:id="228" w:author="Billy Mitchell [2]" w:date="2023-11-07T21:52:00Z">
        <w:r w:rsidR="00795CB8">
          <w:rPr>
            <w:szCs w:val="24"/>
          </w:rPr>
          <w:t>Forecaster were more likely to forecast regulat</w:t>
        </w:r>
      </w:ins>
      <w:ins w:id="229" w:author="Billy Mitchell [2]" w:date="2023-11-07T21:53:00Z">
        <w:r w:rsidR="00795CB8">
          <w:rPr>
            <w:szCs w:val="24"/>
          </w:rPr>
          <w:t xml:space="preserve">ing </w:t>
        </w:r>
      </w:ins>
      <w:ins w:id="230" w:author="Billy Mitchell [2]" w:date="2023-11-07T21:57:00Z">
        <w:r w:rsidR="00795CB8">
          <w:rPr>
            <w:szCs w:val="24"/>
          </w:rPr>
          <w:t xml:space="preserve">at all </w:t>
        </w:r>
      </w:ins>
      <w:ins w:id="231" w:author="Billy Mitchell [2]" w:date="2023-11-07T21:53:00Z">
        <w:r w:rsidR="00795CB8">
          <w:rPr>
            <w:szCs w:val="24"/>
          </w:rPr>
          <w:t>than experiencers were likely to have regulated</w:t>
        </w:r>
      </w:ins>
      <w:ins w:id="232" w:author="Billy Mitchell [2]" w:date="2023-11-07T21:57:00Z">
        <w:r w:rsidR="00795CB8">
          <w:rPr>
            <w:szCs w:val="24"/>
          </w:rPr>
          <w:t xml:space="preserve"> at all</w:t>
        </w:r>
      </w:ins>
      <w:ins w:id="233" w:author="Billy Mitchell [2]" w:date="2023-11-07T21:54:00Z">
        <w:r w:rsidR="00795CB8">
          <w:rPr>
            <w:szCs w:val="24"/>
          </w:rPr>
          <w:t xml:space="preserve">. </w:t>
        </w:r>
      </w:ins>
      <w:del w:id="234" w:author="Billy Mitchell [2]" w:date="2023-11-07T21:30:00Z">
        <w:r w:rsidR="00DA5661" w:rsidDel="00CB54A4">
          <w:rPr>
            <w:b/>
            <w:szCs w:val="24"/>
          </w:rPr>
          <w:br w:type="page"/>
        </w:r>
      </w:del>
    </w:p>
    <w:p w14:paraId="497A593C" w14:textId="1845EDC6" w:rsidR="00EE6731" w:rsidRPr="00EE6731" w:rsidRDefault="00B720B2" w:rsidP="00E44513">
      <w:pPr>
        <w:spacing w:after="0" w:line="480" w:lineRule="auto"/>
        <w:ind w:left="0" w:firstLine="720"/>
        <w:rPr>
          <w:szCs w:val="24"/>
        </w:rPr>
      </w:pPr>
      <w:r w:rsidRPr="008C7178">
        <w:rPr>
          <w:b/>
          <w:szCs w:val="24"/>
        </w:rPr>
        <w:t xml:space="preserve">EXPERIMENT </w:t>
      </w:r>
      <w:r w:rsidR="00083D59">
        <w:rPr>
          <w:b/>
          <w:szCs w:val="24"/>
        </w:rPr>
        <w:t>1</w:t>
      </w:r>
      <w:r w:rsidR="00D03243">
        <w:rPr>
          <w:b/>
          <w:szCs w:val="24"/>
        </w:rPr>
        <w:t xml:space="preserve"> METHODS</w:t>
      </w:r>
    </w:p>
    <w:p w14:paraId="43A0FEE3" w14:textId="758E400F" w:rsidR="00083D59" w:rsidRPr="008C7178" w:rsidRDefault="00083D59" w:rsidP="00E44513">
      <w:pPr>
        <w:spacing w:after="0" w:line="480" w:lineRule="auto"/>
        <w:ind w:left="0" w:firstLine="720"/>
        <w:rPr>
          <w:szCs w:val="24"/>
        </w:rPr>
      </w:pPr>
      <w:r w:rsidRPr="008C7178">
        <w:rPr>
          <w:szCs w:val="24"/>
        </w:rPr>
        <w:t>Experiment 1 tested whether the emotional intensity of negatively-valenced events was associated with the likelihood of using a low-effort or high-effort regulatory strategy in a</w:t>
      </w:r>
      <w:r>
        <w:rPr>
          <w:szCs w:val="24"/>
        </w:rPr>
        <w:t>n immersive,</w:t>
      </w:r>
      <w:r w:rsidRPr="008C7178">
        <w:rPr>
          <w:szCs w:val="24"/>
        </w:rPr>
        <w:t xml:space="preserve"> </w:t>
      </w:r>
      <w:r>
        <w:rPr>
          <w:szCs w:val="24"/>
        </w:rPr>
        <w:t xml:space="preserve">high-intensity, multimodal </w:t>
      </w:r>
      <w:r w:rsidRPr="008C7178">
        <w:rPr>
          <w:szCs w:val="24"/>
        </w:rPr>
        <w:t>setting with an untrained sample</w:t>
      </w:r>
      <w:r w:rsidR="004B43D8">
        <w:rPr>
          <w:szCs w:val="24"/>
        </w:rPr>
        <w:t xml:space="preserve"> of participants</w:t>
      </w:r>
      <w:r w:rsidRPr="008C7178">
        <w:rPr>
          <w:szCs w:val="24"/>
        </w:rPr>
        <w:t>. To assess emotional intensity, participants</w:t>
      </w:r>
      <w:r w:rsidR="00D92083">
        <w:rPr>
          <w:szCs w:val="24"/>
        </w:rPr>
        <w:t xml:space="preserve"> performed a surprise free recall task immediately after exposure </w:t>
      </w:r>
      <w:r w:rsidR="00D92083">
        <w:rPr>
          <w:szCs w:val="24"/>
        </w:rPr>
        <w:lastRenderedPageBreak/>
        <w:t>during which they</w:t>
      </w:r>
      <w:r w:rsidRPr="008C7178">
        <w:rPr>
          <w:szCs w:val="24"/>
        </w:rPr>
        <w:t xml:space="preserve"> self-reported the </w:t>
      </w:r>
      <w:r w:rsidR="00D92083">
        <w:rPr>
          <w:szCs w:val="24"/>
        </w:rPr>
        <w:t xml:space="preserve">emotions they experienced </w:t>
      </w:r>
      <w:r w:rsidR="002C591D">
        <w:rPr>
          <w:szCs w:val="24"/>
        </w:rPr>
        <w:t xml:space="preserve">via free-response </w:t>
      </w:r>
      <w:r w:rsidR="00D92083">
        <w:rPr>
          <w:szCs w:val="24"/>
        </w:rPr>
        <w:t xml:space="preserve">and the </w:t>
      </w:r>
      <w:r w:rsidRPr="008C7178">
        <w:rPr>
          <w:szCs w:val="24"/>
        </w:rPr>
        <w:t xml:space="preserve">intensity </w:t>
      </w:r>
      <w:r w:rsidR="00D92083">
        <w:rPr>
          <w:szCs w:val="24"/>
        </w:rPr>
        <w:t xml:space="preserve">of those emotions during self-selected </w:t>
      </w:r>
      <w:r w:rsidRPr="008C7178">
        <w:rPr>
          <w:szCs w:val="24"/>
        </w:rPr>
        <w:t>events from the haunted house. Participants also noted</w:t>
      </w:r>
      <w:r w:rsidR="00D92083">
        <w:rPr>
          <w:szCs w:val="24"/>
        </w:rPr>
        <w:t xml:space="preserve"> the direction of their regulation attempts (i.e., upregulation, downregulation, no regulation), how effective those regulation attempts were, and </w:t>
      </w:r>
      <w:proofErr w:type="gramStart"/>
      <w:r w:rsidR="00D92083">
        <w:rPr>
          <w:szCs w:val="24"/>
        </w:rPr>
        <w:t>the means by which</w:t>
      </w:r>
      <w:proofErr w:type="gramEnd"/>
      <w:r w:rsidR="00D92083">
        <w:rPr>
          <w:szCs w:val="24"/>
        </w:rPr>
        <w:t xml:space="preserve"> </w:t>
      </w:r>
      <w:r w:rsidRPr="008C7178">
        <w:rPr>
          <w:szCs w:val="24"/>
        </w:rPr>
        <w:t xml:space="preserve">they attempted to </w:t>
      </w:r>
      <w:r w:rsidR="00D92083">
        <w:rPr>
          <w:szCs w:val="24"/>
        </w:rPr>
        <w:t xml:space="preserve">regulate </w:t>
      </w:r>
      <w:r w:rsidRPr="008C7178">
        <w:rPr>
          <w:szCs w:val="24"/>
        </w:rPr>
        <w:t xml:space="preserve">in their own words. </w:t>
      </w:r>
      <w:r w:rsidRPr="007C22D9">
        <w:rPr>
          <w:szCs w:val="24"/>
        </w:rPr>
        <w:t xml:space="preserve">We report how we determined our sample size, </w:t>
      </w:r>
      <w:r>
        <w:rPr>
          <w:szCs w:val="24"/>
        </w:rPr>
        <w:t>all data exclusions,</w:t>
      </w:r>
      <w:r w:rsidRPr="007C22D9">
        <w:rPr>
          <w:szCs w:val="24"/>
        </w:rPr>
        <w:t xml:space="preserve"> all manipulations, and all measures in the study</w:t>
      </w:r>
      <w:r>
        <w:rPr>
          <w:szCs w:val="24"/>
        </w:rPr>
        <w:t>.</w:t>
      </w:r>
      <w:r w:rsidRPr="007C22D9">
        <w:rPr>
          <w:szCs w:val="24"/>
        </w:rPr>
        <w:t xml:space="preserve"> </w:t>
      </w:r>
      <w:r w:rsidRPr="008C7178">
        <w:rPr>
          <w:szCs w:val="24"/>
        </w:rPr>
        <w:t xml:space="preserve"> </w:t>
      </w:r>
    </w:p>
    <w:p w14:paraId="5D7695DE" w14:textId="77777777" w:rsidR="00BE63C2" w:rsidRDefault="00B720B2" w:rsidP="00E44513">
      <w:pPr>
        <w:spacing w:after="0" w:line="480" w:lineRule="auto"/>
        <w:ind w:left="0" w:firstLine="720"/>
        <w:rPr>
          <w:b/>
          <w:szCs w:val="24"/>
        </w:rPr>
      </w:pPr>
      <w:r w:rsidRPr="008C7178">
        <w:rPr>
          <w:b/>
          <w:szCs w:val="24"/>
        </w:rPr>
        <w:t xml:space="preserve">PARTICIPANTS: </w:t>
      </w:r>
    </w:p>
    <w:p w14:paraId="3EEB9BB5" w14:textId="52F64655" w:rsidR="00BE63C2" w:rsidRPr="006B0891" w:rsidRDefault="00BE63C2" w:rsidP="00E44513">
      <w:pPr>
        <w:spacing w:after="0" w:line="480" w:lineRule="auto"/>
        <w:ind w:left="0" w:firstLine="720"/>
        <w:rPr>
          <w:szCs w:val="24"/>
        </w:rPr>
      </w:pPr>
      <w:r>
        <w:rPr>
          <w:b/>
          <w:bCs/>
          <w:szCs w:val="24"/>
        </w:rPr>
        <w:t xml:space="preserve">Pilot Study. </w:t>
      </w:r>
      <w:r>
        <w:rPr>
          <w:szCs w:val="24"/>
        </w:rPr>
        <w:t xml:space="preserve">A pilot study was conducted in October 2019 consisting of </w:t>
      </w:r>
      <w:r w:rsidRPr="008C7178">
        <w:rPr>
          <w:szCs w:val="24"/>
        </w:rPr>
        <w:t>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xml:space="preserve">) </w:t>
      </w:r>
      <w:r>
        <w:rPr>
          <w:szCs w:val="24"/>
        </w:rPr>
        <w:t xml:space="preserve">who </w:t>
      </w:r>
      <w:r w:rsidRPr="008C7178">
        <w:rPr>
          <w:szCs w:val="24"/>
        </w:rPr>
        <w:t>were recruited from a large northeastern city via flyers for an IRB-approved fear and memory study.</w:t>
      </w:r>
      <w:r>
        <w:rPr>
          <w:szCs w:val="24"/>
        </w:rPr>
        <w:t xml:space="preserve"> Piloting allowed us to determine the distribution of emotion regulation strategy usage in this context and determine a more appropriate sample size for our primary study, as a review of the extant literature did not yield analogous study designs within the emotion regulation space. A</w:t>
      </w:r>
      <w:r w:rsidRPr="008C7178">
        <w:rPr>
          <w:szCs w:val="24"/>
        </w:rPr>
        <w:t xml:space="preserve"> priori power analyses</w:t>
      </w:r>
      <w:r>
        <w:rPr>
          <w:szCs w:val="24"/>
        </w:rPr>
        <w:t xml:space="preserve"> </w:t>
      </w:r>
      <w:r w:rsidR="009B0A20">
        <w:rPr>
          <w:szCs w:val="24"/>
        </w:rPr>
        <w:t xml:space="preserve">for this pilot </w:t>
      </w:r>
      <w:r>
        <w:rPr>
          <w:szCs w:val="24"/>
        </w:rPr>
        <w:t xml:space="preserve">were conducted using </w:t>
      </w:r>
      <w:r w:rsidRPr="008C7178">
        <w:rPr>
          <w:szCs w:val="24"/>
        </w:rPr>
        <w:t>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w:t>
      </w:r>
      <w:r>
        <w:rPr>
          <w:szCs w:val="24"/>
        </w:rPr>
        <w:t xml:space="preserve"> Using </w:t>
      </w:r>
      <w:proofErr w:type="spellStart"/>
      <w:r w:rsidRPr="008C7178">
        <w:rPr>
          <w:szCs w:val="24"/>
        </w:rPr>
        <w:t>WebPower</w:t>
      </w:r>
      <w:proofErr w:type="spellEnd"/>
      <w:r>
        <w:rPr>
          <w:szCs w:val="24"/>
        </w:rPr>
        <w:t xml:space="preserve"> </w:t>
      </w:r>
      <w:r>
        <w:rPr>
          <w:szCs w:val="24"/>
        </w:rPr>
        <w:fldChar w:fldCharType="begin"/>
      </w:r>
      <w:r w:rsidR="007B47B5">
        <w:rPr>
          <w:szCs w:val="24"/>
        </w:rPr>
        <w:instrText xml:space="preserve"> ADDIN ZOTERO_ITEM CSL_CITATION {"citationID":"foFvEHaP","properties":{"formattedCitation":"(Zhang &amp; Mai, 2019)","plainCitation":"(Zhang &amp; Mai, 2019)","noteIndex":0},"citationItems":[{"id":3761,"uris":["http://zotero.org/users/6239255/items/ZZWQMEGF"],"itemData":{"id":3761,"type":"software","genre":"R","title":"WebPower: Basic and Advanced Statistical Power Analysis","URL":"https://CRAN.R-project.org/package=WebPower","version":"0.5","author":[{"family":"Zhang","given":"Zhiyong"},{"family":"Mai","given":"Yujiao"}],"issued":{"date-parts":[["2019"]]}}}],"schema":"https://github.com/citation-style-language/schema/raw/master/csl-citation.json"} </w:instrText>
      </w:r>
      <w:r>
        <w:rPr>
          <w:szCs w:val="24"/>
        </w:rPr>
        <w:fldChar w:fldCharType="separate"/>
      </w:r>
      <w:r w:rsidRPr="006A1E84">
        <w:t>(Zhang &amp; Mai, 2019)</w:t>
      </w:r>
      <w:r>
        <w:rPr>
          <w:szCs w:val="24"/>
        </w:rPr>
        <w:fldChar w:fldCharType="end"/>
      </w:r>
      <w:r w:rsidRPr="008C7178">
        <w:rPr>
          <w:szCs w:val="24"/>
        </w:rPr>
        <w:t xml:space="preserve"> in R 3.6.1 </w:t>
      </w:r>
      <w:r>
        <w:rPr>
          <w:szCs w:val="24"/>
        </w:rPr>
        <w:fldChar w:fldCharType="begin"/>
      </w:r>
      <w:r w:rsidR="007B47B5">
        <w:rPr>
          <w:szCs w:val="24"/>
        </w:rPr>
        <w:instrText xml:space="preserve"> ADDIN ZOTERO_ITEM CSL_CITATION {"citationID":"e0E3Vmtf","properties":{"formattedCitation":"(R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Pr="006A1E84">
        <w:t>(R Core Team, 2022)</w:t>
      </w:r>
      <w:r>
        <w:rPr>
          <w:szCs w:val="24"/>
        </w:rPr>
        <w:fldChar w:fldCharType="end"/>
      </w:r>
      <w:r>
        <w:rPr>
          <w:szCs w:val="24"/>
        </w:rPr>
        <w:t>, we</w:t>
      </w:r>
      <w:r w:rsidRPr="008C7178">
        <w:rPr>
          <w:szCs w:val="24"/>
        </w:rPr>
        <w:t xml:space="preserve"> d</w:t>
      </w:r>
      <w:r>
        <w:rPr>
          <w:szCs w:val="24"/>
        </w:rPr>
        <w:t xml:space="preserve">etermined </w:t>
      </w:r>
      <w:r w:rsidRPr="008C7178">
        <w:rPr>
          <w:szCs w:val="24"/>
        </w:rPr>
        <w:t>18 participants would sufficiently power our main effect</w:t>
      </w:r>
      <w:r>
        <w:rPr>
          <w:szCs w:val="24"/>
        </w:rPr>
        <w:t xml:space="preserve"> in a typical lab context</w:t>
      </w:r>
      <w:r w:rsidRPr="008C7178">
        <w:rPr>
          <w:szCs w:val="24"/>
        </w:rPr>
        <w:t>.</w:t>
      </w:r>
      <w:r>
        <w:rPr>
          <w:szCs w:val="24"/>
        </w:rPr>
        <w:t xml:space="preserve"> Given the additional complications our study design introduces which would likely reduce the effect size between our variables of interest and the resources we had available, we surmised a sample of 54 participants, three times the minimum sample size, might be sufficient to identify an effect. This </w:t>
      </w:r>
      <w:r w:rsidR="009B0A20">
        <w:rPr>
          <w:szCs w:val="24"/>
        </w:rPr>
        <w:t>exploration</w:t>
      </w:r>
      <w:r>
        <w:rPr>
          <w:szCs w:val="24"/>
        </w:rPr>
        <w:t xml:space="preserve"> failed to find a statistically significant association between affective intensity and strategy usage, but our best performing </w:t>
      </w:r>
      <w:r w:rsidRPr="006B0891">
        <w:rPr>
          <w:szCs w:val="24"/>
        </w:rPr>
        <w:t>multilevel b</w:t>
      </w:r>
      <w:r>
        <w:rPr>
          <w:szCs w:val="24"/>
        </w:rPr>
        <w:t>inary logistic regression model</w:t>
      </w:r>
      <w:r w:rsidR="007B651D">
        <w:rPr>
          <w:szCs w:val="24"/>
        </w:rPr>
        <w:t xml:space="preserve"> [strategy ~ intensity + (1 | Participant)]</w:t>
      </w:r>
      <w:r>
        <w:rPr>
          <w:szCs w:val="24"/>
        </w:rPr>
        <w:t xml:space="preserve">, as determined by </w:t>
      </w:r>
      <w:r w:rsidRPr="006B0891">
        <w:rPr>
          <w:szCs w:val="24"/>
        </w:rPr>
        <w:t>an</w:t>
      </w:r>
      <w:r>
        <w:rPr>
          <w:szCs w:val="24"/>
        </w:rPr>
        <w:t xml:space="preserve"> </w:t>
      </w:r>
      <w:r w:rsidRPr="006B0891">
        <w:rPr>
          <w:szCs w:val="24"/>
        </w:rPr>
        <w:t>AIC comparison in</w:t>
      </w:r>
      <w:r>
        <w:rPr>
          <w:szCs w:val="24"/>
        </w:rPr>
        <w:t xml:space="preserve">formation theoretic approach, produced an odds ratio of OR </w:t>
      </w:r>
      <w:r>
        <w:rPr>
          <w:szCs w:val="24"/>
        </w:rPr>
        <w:lastRenderedPageBreak/>
        <w:t>= 1.83 (</w:t>
      </w:r>
      <w:r w:rsidRPr="006B0891">
        <w:rPr>
          <w:szCs w:val="24"/>
        </w:rPr>
        <w:t>95% CI = [0.65, 3.2], p = 0.079)</w:t>
      </w:r>
      <w:r>
        <w:rPr>
          <w:szCs w:val="24"/>
        </w:rPr>
        <w:t xml:space="preserve"> (</w:t>
      </w:r>
      <w:r>
        <w:rPr>
          <w:i/>
          <w:szCs w:val="24"/>
        </w:rPr>
        <w:t>See</w:t>
      </w:r>
      <w:r>
        <w:rPr>
          <w:szCs w:val="24"/>
        </w:rPr>
        <w:t xml:space="preserve"> </w:t>
      </w:r>
      <w:r>
        <w:rPr>
          <w:b/>
          <w:szCs w:val="24"/>
        </w:rPr>
        <w:t xml:space="preserve">Supplementary Materials </w:t>
      </w:r>
      <w:r>
        <w:rPr>
          <w:szCs w:val="24"/>
        </w:rPr>
        <w:t>for more pilot design and analyses details)</w:t>
      </w:r>
      <w:r w:rsidRPr="006B0891">
        <w:rPr>
          <w:szCs w:val="24"/>
        </w:rPr>
        <w:t>.</w:t>
      </w:r>
      <w:r>
        <w:rPr>
          <w:szCs w:val="24"/>
        </w:rPr>
        <w:t xml:space="preserve"> This </w:t>
      </w:r>
      <w:r w:rsidR="00134823">
        <w:rPr>
          <w:szCs w:val="24"/>
        </w:rPr>
        <w:t xml:space="preserve">observed </w:t>
      </w:r>
      <w:r w:rsidR="00B501A4">
        <w:rPr>
          <w:szCs w:val="24"/>
        </w:rPr>
        <w:t>model</w:t>
      </w:r>
      <w:r w:rsidR="00134823">
        <w:rPr>
          <w:szCs w:val="24"/>
        </w:rPr>
        <w:t xml:space="preserve"> from the pilot</w:t>
      </w:r>
      <w:r>
        <w:rPr>
          <w:szCs w:val="24"/>
        </w:rPr>
        <w:t xml:space="preserve"> was used to </w:t>
      </w:r>
      <w:r w:rsidR="00B501A4">
        <w:rPr>
          <w:szCs w:val="24"/>
        </w:rPr>
        <w:t xml:space="preserve">generated an a </w:t>
      </w:r>
      <w:proofErr w:type="spellStart"/>
      <w:r w:rsidR="00B501A4">
        <w:rPr>
          <w:szCs w:val="24"/>
        </w:rPr>
        <w:t>prori</w:t>
      </w:r>
      <w:proofErr w:type="spellEnd"/>
      <w:r w:rsidR="00B501A4">
        <w:rPr>
          <w:szCs w:val="24"/>
        </w:rPr>
        <w:t xml:space="preserve"> power curve </w:t>
      </w:r>
      <w:r>
        <w:rPr>
          <w:szCs w:val="24"/>
        </w:rPr>
        <w:t xml:space="preserve">for Experiment </w:t>
      </w:r>
      <w:r w:rsidR="00B501A4">
        <w:rPr>
          <w:szCs w:val="24"/>
        </w:rPr>
        <w:t xml:space="preserve">1 via </w:t>
      </w:r>
      <w:proofErr w:type="spellStart"/>
      <w:r w:rsidR="00B501A4">
        <w:rPr>
          <w:szCs w:val="24"/>
        </w:rPr>
        <w:t>simr</w:t>
      </w:r>
      <w:proofErr w:type="spellEnd"/>
      <w:r w:rsidR="00B501A4">
        <w:rPr>
          <w:szCs w:val="24"/>
        </w:rPr>
        <w:t xml:space="preserve"> </w:t>
      </w:r>
      <w:r w:rsidR="00B501A4">
        <w:rPr>
          <w:szCs w:val="24"/>
        </w:rPr>
        <w:fldChar w:fldCharType="begin"/>
      </w:r>
      <w:r w:rsidR="007B47B5">
        <w:rPr>
          <w:szCs w:val="24"/>
        </w:rPr>
        <w:instrText xml:space="preserve"> ADDIN ZOTERO_ITEM CSL_CITATION {"citationID":"dwhrqZJv","properties":{"formattedCitation":"(Green &amp; MacLeod, 2016)","plainCitation":"(Green &amp; MacLeod, 2016)","noteIndex":0},"citationItems":[{"id":615,"uris":["http://zotero.org/users/6239255/items/ZPAKLKW2"],"itemData":{"id":615,"type":"article-journal","container-title":"Methods in Ecology and Evolution","DOI":"10.1111/2041-210X.12504","ISSN":"2041-210X, 2041-210X","issue":"4","journalAbbreviation":"Methods Ecol Evol","language":"en","page":"493-498","source":"DOI.org (Crossref)","title":"&lt;span style=\"font-variant:small-caps;\"&gt;SIMR&lt;/span&gt; : an R package for power analysis of generalized linear mixed models by simulation","title-short":"&lt;span style=\"font-variant","volume":"7","author":[{"family":"Green","given":"Peter"},{"family":"MacLeod","given":"Catriona J."}],"editor":[{"family":"Nakagawa","given":"Shinichi"}],"issued":{"date-parts":[["2016",4]]}}}],"schema":"https://github.com/citation-style-language/schema/raw/master/csl-citation.json"} </w:instrText>
      </w:r>
      <w:r w:rsidR="00B501A4">
        <w:rPr>
          <w:szCs w:val="24"/>
        </w:rPr>
        <w:fldChar w:fldCharType="separate"/>
      </w:r>
      <w:r w:rsidR="00B501A4" w:rsidRPr="00B501A4">
        <w:t>(Green &amp; MacLeod, 2016)</w:t>
      </w:r>
      <w:r w:rsidR="00B501A4">
        <w:rPr>
          <w:szCs w:val="24"/>
        </w:rPr>
        <w:fldChar w:fldCharType="end"/>
      </w:r>
      <w:r w:rsidR="00B501A4">
        <w:rPr>
          <w:szCs w:val="24"/>
        </w:rPr>
        <w:t xml:space="preserve"> in R 3.6.1, which</w:t>
      </w:r>
      <w:r w:rsidR="00B501A4" w:rsidRPr="00B501A4">
        <w:rPr>
          <w:szCs w:val="24"/>
        </w:rPr>
        <w:t xml:space="preserve"> estimate</w:t>
      </w:r>
      <w:r w:rsidR="009B0A20">
        <w:rPr>
          <w:szCs w:val="24"/>
        </w:rPr>
        <w:t>s</w:t>
      </w:r>
      <w:r w:rsidR="00B501A4" w:rsidRPr="00B501A4">
        <w:rPr>
          <w:szCs w:val="24"/>
        </w:rPr>
        <w:t xml:space="preserve"> the proportion of </w:t>
      </w:r>
      <w:r w:rsidR="00B501A4">
        <w:rPr>
          <w:szCs w:val="24"/>
        </w:rPr>
        <w:t xml:space="preserve">simulated </w:t>
      </w:r>
      <w:r w:rsidR="00B501A4" w:rsidRPr="00B501A4">
        <w:rPr>
          <w:szCs w:val="24"/>
        </w:rPr>
        <w:t>datasets in which the null hypothesis is rejected</w:t>
      </w:r>
      <w:r w:rsidR="00B501A4">
        <w:rPr>
          <w:szCs w:val="24"/>
        </w:rPr>
        <w:t xml:space="preserve"> given the target model. This </w:t>
      </w:r>
      <w:r w:rsidR="00134823">
        <w:rPr>
          <w:szCs w:val="24"/>
        </w:rPr>
        <w:t xml:space="preserve">approach to </w:t>
      </w:r>
      <w:r w:rsidR="00B501A4">
        <w:rPr>
          <w:szCs w:val="24"/>
        </w:rPr>
        <w:t>calculat</w:t>
      </w:r>
      <w:r w:rsidR="00134823">
        <w:rPr>
          <w:szCs w:val="24"/>
        </w:rPr>
        <w:t>ing</w:t>
      </w:r>
      <w:r w:rsidR="00B501A4">
        <w:rPr>
          <w:szCs w:val="24"/>
        </w:rPr>
        <w:t xml:space="preserve"> power </w:t>
      </w:r>
      <w:r w:rsidR="009B0A20">
        <w:rPr>
          <w:szCs w:val="24"/>
        </w:rPr>
        <w:t xml:space="preserve">is preferrable for </w:t>
      </w:r>
      <w:proofErr w:type="gramStart"/>
      <w:r w:rsidR="009B0A20">
        <w:rPr>
          <w:szCs w:val="24"/>
        </w:rPr>
        <w:t>hierarchically-structured</w:t>
      </w:r>
      <w:proofErr w:type="gramEnd"/>
      <w:r w:rsidR="009B0A20">
        <w:rPr>
          <w:szCs w:val="24"/>
        </w:rPr>
        <w:t xml:space="preserve"> data because it </w:t>
      </w:r>
      <w:r w:rsidR="00134823">
        <w:rPr>
          <w:szCs w:val="24"/>
        </w:rPr>
        <w:t xml:space="preserve">does not assume </w:t>
      </w:r>
      <w:r w:rsidR="00B501A4">
        <w:rPr>
          <w:szCs w:val="24"/>
        </w:rPr>
        <w:t>independen</w:t>
      </w:r>
      <w:r w:rsidR="00134823">
        <w:rPr>
          <w:szCs w:val="24"/>
        </w:rPr>
        <w:t>ce of</w:t>
      </w:r>
      <w:r w:rsidR="00B501A4">
        <w:rPr>
          <w:szCs w:val="24"/>
        </w:rPr>
        <w:t xml:space="preserve"> observations</w:t>
      </w:r>
      <w:r>
        <w:rPr>
          <w:szCs w:val="24"/>
        </w:rPr>
        <w:t xml:space="preserve">. We determined that </w:t>
      </w:r>
      <w:r w:rsidR="00B501A4">
        <w:rPr>
          <w:szCs w:val="24"/>
        </w:rPr>
        <w:t>at least 76</w:t>
      </w:r>
      <w:r>
        <w:rPr>
          <w:szCs w:val="24"/>
        </w:rPr>
        <w:t xml:space="preserve"> participants </w:t>
      </w:r>
      <w:r w:rsidR="00B501A4">
        <w:rPr>
          <w:szCs w:val="24"/>
        </w:rPr>
        <w:t>with an average of 3 observations each</w:t>
      </w:r>
      <w:r w:rsidR="009B0A20">
        <w:rPr>
          <w:szCs w:val="24"/>
        </w:rPr>
        <w:t xml:space="preserve"> (228 observations total)</w:t>
      </w:r>
      <w:r w:rsidR="00B501A4">
        <w:rPr>
          <w:szCs w:val="24"/>
        </w:rPr>
        <w:t xml:space="preserve"> </w:t>
      </w:r>
      <w:r>
        <w:rPr>
          <w:szCs w:val="24"/>
        </w:rPr>
        <w:t xml:space="preserve">would be required to sufficiently power our experiment </w:t>
      </w:r>
      <w:r w:rsidR="00134823">
        <w:rPr>
          <w:szCs w:val="24"/>
        </w:rPr>
        <w:t xml:space="preserve">based upon simulations with the observed data </w:t>
      </w:r>
      <w:r>
        <w:rPr>
          <w:szCs w:val="24"/>
        </w:rPr>
        <w:t>(</w:t>
      </w:r>
      <w:r w:rsidR="00957D51">
        <w:rPr>
          <w:szCs w:val="24"/>
        </w:rPr>
        <w:t xml:space="preserve">Two-tailed, </w:t>
      </w:r>
      <w:r>
        <w:rPr>
          <w:szCs w:val="24"/>
        </w:rPr>
        <w:t xml:space="preserve">α = 0.05, 1–β= 0.80, </w:t>
      </w:r>
      <w:proofErr w:type="spellStart"/>
      <w:r w:rsidRPr="00957D51">
        <w:rPr>
          <w:i/>
          <w:szCs w:val="24"/>
        </w:rPr>
        <w:t>Pr</w:t>
      </w:r>
      <w:proofErr w:type="spellEnd"/>
      <w:r w:rsidRPr="00957D51">
        <w:rPr>
          <w:i/>
          <w:szCs w:val="24"/>
        </w:rPr>
        <w:t>(Y</w:t>
      </w:r>
      <w:r w:rsidR="00957D51" w:rsidRPr="00957D51">
        <w:rPr>
          <w:i/>
          <w:szCs w:val="24"/>
        </w:rPr>
        <w:t xml:space="preserve"> =1|X=</w:t>
      </w:r>
      <w:r w:rsidRPr="00957D51">
        <w:rPr>
          <w:i/>
          <w:szCs w:val="24"/>
        </w:rPr>
        <w:t>1)</w:t>
      </w:r>
      <w:r>
        <w:rPr>
          <w:szCs w:val="24"/>
        </w:rPr>
        <w:t xml:space="preserve"> </w:t>
      </w:r>
      <w:r w:rsidRPr="00957D51">
        <w:rPr>
          <w:i/>
          <w:szCs w:val="24"/>
        </w:rPr>
        <w:t>H0</w:t>
      </w:r>
      <w:r>
        <w:rPr>
          <w:szCs w:val="24"/>
        </w:rPr>
        <w:t xml:space="preserve"> = 0.615).</w:t>
      </w:r>
      <w:r w:rsidR="00134823">
        <w:rPr>
          <w:szCs w:val="24"/>
        </w:rPr>
        <w:t xml:space="preserve"> We increased the </w:t>
      </w:r>
      <w:r w:rsidR="00E06DE0">
        <w:rPr>
          <w:szCs w:val="24"/>
        </w:rPr>
        <w:t xml:space="preserve">target </w:t>
      </w:r>
      <w:r w:rsidR="00134823">
        <w:rPr>
          <w:szCs w:val="24"/>
        </w:rPr>
        <w:t>sample</w:t>
      </w:r>
      <w:r w:rsidR="00E06DE0">
        <w:rPr>
          <w:szCs w:val="24"/>
        </w:rPr>
        <w:t xml:space="preserve"> size</w:t>
      </w:r>
      <w:r w:rsidR="00134823">
        <w:rPr>
          <w:szCs w:val="24"/>
        </w:rPr>
        <w:t xml:space="preserve"> to 120 participants, due to attrition concerns and the needs of a concurrently</w:t>
      </w:r>
      <w:r w:rsidR="009B0A20">
        <w:rPr>
          <w:szCs w:val="24"/>
        </w:rPr>
        <w:t>-ran</w:t>
      </w:r>
      <w:r w:rsidR="00134823">
        <w:rPr>
          <w:szCs w:val="24"/>
        </w:rPr>
        <w:t xml:space="preserve"> experiment on fear and memory</w:t>
      </w:r>
      <w:r>
        <w:rPr>
          <w:szCs w:val="24"/>
        </w:rPr>
        <w:t>. Howeve</w:t>
      </w:r>
      <w:r w:rsidR="00D90BC6">
        <w:rPr>
          <w:szCs w:val="24"/>
        </w:rPr>
        <w:t>r,</w:t>
      </w:r>
      <w:r>
        <w:rPr>
          <w:szCs w:val="24"/>
        </w:rPr>
        <w:t xml:space="preserve"> </w:t>
      </w:r>
      <w:r w:rsidR="00234192">
        <w:rPr>
          <w:szCs w:val="24"/>
        </w:rPr>
        <w:t xml:space="preserve">we were </w:t>
      </w:r>
      <w:r w:rsidR="003A3608">
        <w:rPr>
          <w:szCs w:val="24"/>
        </w:rPr>
        <w:t xml:space="preserve">only able to recruit 98.33% of our </w:t>
      </w:r>
      <w:r w:rsidR="00234192">
        <w:rPr>
          <w:szCs w:val="24"/>
        </w:rPr>
        <w:t xml:space="preserve">recruitment goal </w:t>
      </w:r>
      <w:r w:rsidR="00D90BC6">
        <w:rPr>
          <w:szCs w:val="24"/>
        </w:rPr>
        <w:t>due to time constraints (i.e., all data collection must occur before the haunted house closes for the season)</w:t>
      </w:r>
      <w:r>
        <w:rPr>
          <w:szCs w:val="24"/>
        </w:rPr>
        <w:t xml:space="preserve">. </w:t>
      </w:r>
    </w:p>
    <w:p w14:paraId="0A5F0F20" w14:textId="7B1ECD8C" w:rsidR="00654027" w:rsidRDefault="00D90BC6" w:rsidP="00E44513">
      <w:pPr>
        <w:spacing w:after="0" w:line="480" w:lineRule="auto"/>
        <w:ind w:left="0" w:firstLine="720"/>
        <w:rPr>
          <w:szCs w:val="24"/>
        </w:rPr>
      </w:pPr>
      <w:r>
        <w:rPr>
          <w:b/>
          <w:szCs w:val="24"/>
        </w:rPr>
        <w:t xml:space="preserve">Experiment 1. </w:t>
      </w:r>
      <w:r w:rsidR="00B720B2" w:rsidRPr="008C7178">
        <w:rPr>
          <w:szCs w:val="24"/>
        </w:rPr>
        <w:t>In October 2021, 118 participants (</w:t>
      </w:r>
      <w:r w:rsidR="00B720B2" w:rsidRPr="008C7178">
        <w:rPr>
          <w:i/>
          <w:szCs w:val="24"/>
        </w:rPr>
        <w:t xml:space="preserve">x̄ </w:t>
      </w:r>
      <w:r w:rsidR="00B720B2" w:rsidRPr="008C7178">
        <w:rPr>
          <w:i/>
          <w:szCs w:val="24"/>
          <w:vertAlign w:val="subscript"/>
        </w:rPr>
        <w:t>age</w:t>
      </w:r>
      <w:r w:rsidR="00B720B2" w:rsidRPr="008C7178">
        <w:rPr>
          <w:szCs w:val="24"/>
        </w:rPr>
        <w:t xml:space="preserve"> = 20.80 </w:t>
      </w:r>
      <w:proofErr w:type="spellStart"/>
      <w:r w:rsidR="00B720B2" w:rsidRPr="008C7178">
        <w:rPr>
          <w:szCs w:val="24"/>
        </w:rPr>
        <w:t>yrs</w:t>
      </w:r>
      <w:proofErr w:type="spellEnd"/>
      <w:r w:rsidR="00B720B2" w:rsidRPr="008C7178">
        <w:rPr>
          <w:szCs w:val="24"/>
        </w:rPr>
        <w:t xml:space="preserve">, range = 18 – 34 </w:t>
      </w:r>
      <w:proofErr w:type="spellStart"/>
      <w:r w:rsidR="00B720B2" w:rsidRPr="008C7178">
        <w:rPr>
          <w:szCs w:val="24"/>
        </w:rPr>
        <w:t>yrs</w:t>
      </w:r>
      <w:proofErr w:type="spellEnd"/>
      <w:r w:rsidR="00B720B2" w:rsidRPr="008C7178">
        <w:rPr>
          <w:szCs w:val="24"/>
        </w:rPr>
        <w:t xml:space="preserve">, </w:t>
      </w:r>
      <w:proofErr w:type="spellStart"/>
      <w:r w:rsidR="00B720B2" w:rsidRPr="008C7178">
        <w:rPr>
          <w:i/>
          <w:szCs w:val="24"/>
        </w:rPr>
        <w:t>sd</w:t>
      </w:r>
      <w:r w:rsidR="00B720B2" w:rsidRPr="008C7178">
        <w:rPr>
          <w:i/>
          <w:szCs w:val="24"/>
          <w:vertAlign w:val="subscript"/>
        </w:rPr>
        <w:t>age</w:t>
      </w:r>
      <w:proofErr w:type="spellEnd"/>
      <w:r w:rsidR="00B720B2" w:rsidRPr="008C7178">
        <w:rPr>
          <w:szCs w:val="24"/>
        </w:rPr>
        <w:t xml:space="preserve"> = 2.87 </w:t>
      </w:r>
      <w:proofErr w:type="spellStart"/>
      <w:r w:rsidR="00B720B2" w:rsidRPr="008C7178">
        <w:rPr>
          <w:szCs w:val="24"/>
        </w:rPr>
        <w:t>yrs</w:t>
      </w:r>
      <w:proofErr w:type="spellEnd"/>
      <w:r w:rsidR="00B720B2" w:rsidRPr="008C7178">
        <w:rPr>
          <w:szCs w:val="24"/>
        </w:rPr>
        <w:t>, 7</w:t>
      </w:r>
      <w:r w:rsidR="00E37E22">
        <w:rPr>
          <w:szCs w:val="24"/>
        </w:rPr>
        <w:t>3</w:t>
      </w:r>
      <w:r w:rsidR="00B720B2" w:rsidRPr="008C7178">
        <w:rPr>
          <w:szCs w:val="24"/>
        </w:rPr>
        <w:t xml:space="preserve"> female</w:t>
      </w:r>
      <w:r w:rsidR="00E37E22">
        <w:rPr>
          <w:szCs w:val="24"/>
        </w:rPr>
        <w:t>, 5 non-binary</w:t>
      </w:r>
      <w:r w:rsidR="00B720B2" w:rsidRPr="008C7178">
        <w:rPr>
          <w:szCs w:val="24"/>
        </w:rPr>
        <w:t xml:space="preserve">) were recruited from a large northeastern city via flyers for an IRB-approved </w:t>
      </w:r>
      <w:r>
        <w:rPr>
          <w:szCs w:val="24"/>
        </w:rPr>
        <w:t>stu</w:t>
      </w:r>
      <w:r w:rsidR="00B720B2" w:rsidRPr="00987F40">
        <w:rPr>
          <w:szCs w:val="24"/>
        </w:rPr>
        <w:t>dy</w:t>
      </w:r>
      <w:r>
        <w:rPr>
          <w:szCs w:val="24"/>
        </w:rPr>
        <w:t xml:space="preserve"> on fear processing at a local haunted house attraction</w:t>
      </w:r>
      <w:r w:rsidR="00EB0294">
        <w:rPr>
          <w:szCs w:val="24"/>
        </w:rPr>
        <w:t xml:space="preserve"> </w:t>
      </w:r>
      <w:r w:rsidR="00EB0294">
        <w:t xml:space="preserve"> (</w:t>
      </w:r>
      <w:r w:rsidR="00EB0294">
        <w:rPr>
          <w:b/>
          <w:bCs/>
        </w:rPr>
        <w:t>Fig. 1</w:t>
      </w:r>
      <w:r w:rsidR="00EB0294" w:rsidRPr="00EB0294">
        <w:t>)</w:t>
      </w:r>
      <w:r>
        <w:rPr>
          <w:szCs w:val="24"/>
        </w:rPr>
        <w:t>.</w:t>
      </w:r>
      <w:r w:rsidR="00234192">
        <w:rPr>
          <w:szCs w:val="24"/>
        </w:rPr>
        <w:t xml:space="preserve"> </w:t>
      </w:r>
      <w:r w:rsidR="00201A98">
        <w:rPr>
          <w:szCs w:val="24"/>
        </w:rPr>
        <w:t>Eligible participants were native English speakers</w:t>
      </w:r>
      <w:r>
        <w:rPr>
          <w:szCs w:val="24"/>
        </w:rPr>
        <w:t xml:space="preserve"> between the ages of 18 and 35</w:t>
      </w:r>
      <w:r w:rsidR="00201A98">
        <w:rPr>
          <w:szCs w:val="24"/>
        </w:rPr>
        <w:t>, had normal or corrected-to-normal vision, were not pregnant, had no history of seizures, cardiovascular issues, or neurological disorders, could comfortably walk for at least one hour, and had not been to this haunted house in the past. On average, p</w:t>
      </w:r>
      <w:r w:rsidR="00093192">
        <w:rPr>
          <w:szCs w:val="24"/>
        </w:rPr>
        <w:t xml:space="preserve">articipants were </w:t>
      </w:r>
      <w:r w:rsidR="00FC645E">
        <w:rPr>
          <w:szCs w:val="24"/>
        </w:rPr>
        <w:t>more educated</w:t>
      </w:r>
      <w:r w:rsidR="00201A98">
        <w:rPr>
          <w:szCs w:val="24"/>
        </w:rPr>
        <w:t xml:space="preserve"> (</w:t>
      </w:r>
      <w:r w:rsidR="00201A98" w:rsidRPr="000D7D4C">
        <w:rPr>
          <w:i/>
          <w:szCs w:val="24"/>
        </w:rPr>
        <w:t xml:space="preserve">x̄ </w:t>
      </w:r>
      <w:r w:rsidR="00201A98" w:rsidRPr="000D7D4C">
        <w:rPr>
          <w:i/>
          <w:szCs w:val="24"/>
          <w:vertAlign w:val="subscript"/>
        </w:rPr>
        <w:t>Years of Education</w:t>
      </w:r>
      <w:r w:rsidR="00201A98">
        <w:rPr>
          <w:szCs w:val="24"/>
        </w:rPr>
        <w:t xml:space="preserve"> = 16.90 </w:t>
      </w:r>
      <w:proofErr w:type="spellStart"/>
      <w:r w:rsidR="00201A98">
        <w:rPr>
          <w:szCs w:val="24"/>
        </w:rPr>
        <w:t>yrs</w:t>
      </w:r>
      <w:proofErr w:type="spellEnd"/>
      <w:r w:rsidR="00201A98">
        <w:rPr>
          <w:szCs w:val="24"/>
        </w:rPr>
        <w:t xml:space="preserve">, </w:t>
      </w:r>
      <w:proofErr w:type="spellStart"/>
      <w:r w:rsidR="00201A98" w:rsidRPr="000D7D4C">
        <w:rPr>
          <w:i/>
          <w:iCs/>
          <w:szCs w:val="24"/>
        </w:rPr>
        <w:t>sd</w:t>
      </w:r>
      <w:proofErr w:type="spellEnd"/>
      <w:r w:rsidR="00201A98" w:rsidRPr="000D7D4C">
        <w:rPr>
          <w:i/>
          <w:iCs/>
          <w:szCs w:val="24"/>
        </w:rPr>
        <w:t xml:space="preserve"> </w:t>
      </w:r>
      <w:r w:rsidR="00201A98" w:rsidRPr="000D7D4C">
        <w:rPr>
          <w:i/>
          <w:iCs/>
          <w:szCs w:val="24"/>
          <w:vertAlign w:val="subscript"/>
        </w:rPr>
        <w:t>Years of Education</w:t>
      </w:r>
      <w:r w:rsidR="00201A98">
        <w:rPr>
          <w:szCs w:val="24"/>
        </w:rPr>
        <w:t xml:space="preserve"> = 2.75 </w:t>
      </w:r>
      <w:proofErr w:type="spellStart"/>
      <w:r w:rsidR="00201A98">
        <w:rPr>
          <w:szCs w:val="24"/>
        </w:rPr>
        <w:t>yrs</w:t>
      </w:r>
      <w:proofErr w:type="spellEnd"/>
      <w:r w:rsidR="00201A98">
        <w:rPr>
          <w:szCs w:val="24"/>
        </w:rPr>
        <w:t>)</w:t>
      </w:r>
      <w:r w:rsidR="00FC645E">
        <w:rPr>
          <w:szCs w:val="24"/>
        </w:rPr>
        <w:t xml:space="preserve"> than the average US adult, who according the U.S. Census Bureau’s American Community Survey, has completed 13.7 years of education. Categorically,</w:t>
      </w:r>
      <w:r w:rsidR="00093192">
        <w:rPr>
          <w:szCs w:val="24"/>
        </w:rPr>
        <w:t xml:space="preserve"> 81.9% report</w:t>
      </w:r>
      <w:r w:rsidR="00FC645E">
        <w:rPr>
          <w:szCs w:val="24"/>
        </w:rPr>
        <w:t>ed</w:t>
      </w:r>
      <w:r w:rsidR="00093192">
        <w:rPr>
          <w:szCs w:val="24"/>
        </w:rPr>
        <w:t xml:space="preserve"> having completed some college (58.6%), a 4-year degree (12.9%), some post-graduate studies (03.4%), or a post-graduate degree (06.9%). </w:t>
      </w:r>
      <w:r w:rsidR="00E37E22">
        <w:rPr>
          <w:szCs w:val="24"/>
        </w:rPr>
        <w:t>Socioeconomic status was</w:t>
      </w:r>
      <w:r w:rsidR="00C1208F">
        <w:rPr>
          <w:szCs w:val="24"/>
        </w:rPr>
        <w:t xml:space="preserve"> slightly </w:t>
      </w:r>
      <w:r w:rsidR="00C1208F">
        <w:rPr>
          <w:szCs w:val="24"/>
        </w:rPr>
        <w:lastRenderedPageBreak/>
        <w:t>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r w:rsidR="00234192" w:rsidRPr="00234192">
        <w:rPr>
          <w:szCs w:val="24"/>
        </w:rPr>
        <w:t xml:space="preserve"> </w:t>
      </w:r>
      <w:r w:rsidR="00234192" w:rsidRPr="008C7178">
        <w:rPr>
          <w:szCs w:val="24"/>
        </w:rPr>
        <w:t>Participants were compensated $60.00 in Visa debit cards.</w:t>
      </w:r>
    </w:p>
    <w:p w14:paraId="7F5875AB" w14:textId="47DED41C" w:rsidR="00EB6E76" w:rsidRDefault="00EB6E76" w:rsidP="00E44513">
      <w:pPr>
        <w:spacing w:after="0" w:line="480" w:lineRule="auto"/>
        <w:ind w:left="0" w:firstLine="720"/>
        <w:rPr>
          <w:szCs w:val="24"/>
        </w:rPr>
      </w:pPr>
      <w:r>
        <w:rPr>
          <w:b/>
          <w:noProof/>
          <w:szCs w:val="24"/>
        </w:rPr>
        <mc:AlternateContent>
          <mc:Choice Requires="wpg">
            <w:drawing>
              <wp:anchor distT="0" distB="0" distL="114300" distR="114300" simplePos="0" relativeHeight="251667456" behindDoc="0" locked="0" layoutInCell="1" allowOverlap="1" wp14:anchorId="4A7C07EB" wp14:editId="0A54080C">
                <wp:simplePos x="0" y="0"/>
                <wp:positionH relativeFrom="margin">
                  <wp:posOffset>0</wp:posOffset>
                </wp:positionH>
                <wp:positionV relativeFrom="paragraph">
                  <wp:posOffset>344170</wp:posOffset>
                </wp:positionV>
                <wp:extent cx="6084855" cy="2609215"/>
                <wp:effectExtent l="0" t="0" r="0" b="635"/>
                <wp:wrapTopAndBottom/>
                <wp:docPr id="8" name="Group 8"/>
                <wp:cNvGraphicFramePr/>
                <a:graphic xmlns:a="http://schemas.openxmlformats.org/drawingml/2006/main">
                  <a:graphicData uri="http://schemas.microsoft.com/office/word/2010/wordprocessingGroup">
                    <wpg:wgp>
                      <wpg:cNvGrpSpPr/>
                      <wpg:grpSpPr>
                        <a:xfrm>
                          <a:off x="0" y="0"/>
                          <a:ext cx="6084855" cy="2609215"/>
                          <a:chOff x="315310" y="0"/>
                          <a:chExt cx="6084855" cy="2609346"/>
                        </a:xfrm>
                      </wpg:grpSpPr>
                      <wps:wsp>
                        <wps:cNvPr id="3" name="Text Box 3"/>
                        <wps:cNvSpPr txBox="1"/>
                        <wps:spPr>
                          <a:xfrm>
                            <a:off x="315310" y="1694900"/>
                            <a:ext cx="5949950" cy="914446"/>
                          </a:xfrm>
                          <a:prstGeom prst="rect">
                            <a:avLst/>
                          </a:prstGeom>
                          <a:solidFill>
                            <a:schemeClr val="lt1"/>
                          </a:solidFill>
                          <a:ln w="6350">
                            <a:noFill/>
                          </a:ln>
                        </wps:spPr>
                        <wps:txbx>
                          <w:txbxContent>
                            <w:p w14:paraId="7FA71508" w14:textId="77777777" w:rsidR="00260459" w:rsidRPr="00EE6731"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4" name="Picture 2624"/>
                          <pic:cNvPicPr/>
                        </pic:nvPicPr>
                        <pic:blipFill>
                          <a:blip r:embed="rId11"/>
                          <a:stretch>
                            <a:fillRect/>
                          </a:stretch>
                        </pic:blipFill>
                        <pic:spPr>
                          <a:xfrm>
                            <a:off x="457200" y="0"/>
                            <a:ext cx="5942965" cy="1666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7C07EB" id="Group 8" o:spid="_x0000_s1026" style="position:absolute;left:0;text-align:left;margin-left:0;margin-top:27.1pt;width:479.1pt;height:205.45pt;z-index:251667456;mso-position-horizontal-relative:margin;mso-width-relative:margin;mso-height-relative:margin" coordorigin="3153" coordsize="60848,260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">
                <v:shapetype id="_x0000_t202" coordsize="21600,21600" o:spt="202" path="m,l,21600r21600,l21600,xe">
                  <v:stroke joinstyle="miter"/>
                  <v:path gradientshapeok="t" o:connecttype="rect"/>
                </v:shapetype>
                <v:shape id="Text Box 3" o:spid="_x0000_s1027" type="#_x0000_t202" style="position:absolute;left:3153;top:16949;width:5949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14:paraId="7FA71508" w14:textId="77777777" w:rsidR="00260459" w:rsidRPr="00EE6731"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28" type="#_x0000_t75" style="position:absolute;left:4572;width:59429;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">
                  <v:imagedata r:id="rId12" o:title=""/>
                </v:shape>
                <w10:wrap type="topAndBottom" anchorx="margin"/>
              </v:group>
            </w:pict>
          </mc:Fallback>
        </mc:AlternateContent>
      </w:r>
    </w:p>
    <w:p w14:paraId="29630DC3" w14:textId="77777777" w:rsidR="00EB6E76" w:rsidRDefault="00EB6E76" w:rsidP="00E44513">
      <w:pPr>
        <w:spacing w:after="0" w:line="480" w:lineRule="auto"/>
        <w:ind w:left="0" w:firstLine="720"/>
        <w:rPr>
          <w:b/>
          <w:szCs w:val="24"/>
        </w:rPr>
      </w:pPr>
    </w:p>
    <w:p w14:paraId="3D5BE56C" w14:textId="6497AA09" w:rsidR="00425004" w:rsidRDefault="00B720B2" w:rsidP="00E44513">
      <w:pPr>
        <w:spacing w:after="0" w:line="480" w:lineRule="auto"/>
        <w:ind w:left="0" w:firstLine="720"/>
        <w:rPr>
          <w:szCs w:val="24"/>
        </w:rPr>
      </w:pPr>
      <w:r w:rsidRPr="008C7178">
        <w:rPr>
          <w:b/>
          <w:szCs w:val="24"/>
        </w:rPr>
        <w:t xml:space="preserve">MATERIALS AND PROCEDURE: </w:t>
      </w:r>
    </w:p>
    <w:p w14:paraId="6E84FE01" w14:textId="2BCC9DD1" w:rsidR="005B4EE8" w:rsidRDefault="00413D69" w:rsidP="00E44513">
      <w:pPr>
        <w:spacing w:after="0" w:line="480" w:lineRule="auto"/>
        <w:ind w:left="0" w:firstLine="720"/>
        <w:rPr>
          <w:szCs w:val="24"/>
        </w:rPr>
      </w:pPr>
      <w:r w:rsidRPr="00413D69">
        <w:rPr>
          <w:b/>
          <w:bCs/>
          <w:szCs w:val="24"/>
        </w:rPr>
        <w:t>Pre-Exposure</w:t>
      </w:r>
      <w:r>
        <w:rPr>
          <w:szCs w:val="24"/>
        </w:rPr>
        <w:t xml:space="preserve">. </w:t>
      </w:r>
      <w:r w:rsidR="00B720B2" w:rsidRPr="008C7178">
        <w:rPr>
          <w:szCs w:val="24"/>
        </w:rPr>
        <w:t>Participants reported to a</w:t>
      </w:r>
      <w:r w:rsidR="006A4EDC">
        <w:rPr>
          <w:szCs w:val="24"/>
        </w:rPr>
        <w:t xml:space="preserve"> provisional headquarters (i.e., tent, tables, chairs, computers, etc.) </w:t>
      </w:r>
      <w:r w:rsidR="003A3608">
        <w:rPr>
          <w:szCs w:val="24"/>
        </w:rPr>
        <w:t>constructed</w:t>
      </w:r>
      <w:r w:rsidR="003A3608" w:rsidRPr="008C7178">
        <w:rPr>
          <w:szCs w:val="24"/>
        </w:rPr>
        <w:t xml:space="preserve"> </w:t>
      </w:r>
      <w:r w:rsidR="003A3608">
        <w:rPr>
          <w:szCs w:val="24"/>
        </w:rPr>
        <w:t xml:space="preserve">just </w:t>
      </w:r>
      <w:r w:rsidR="005B4EE8">
        <w:rPr>
          <w:szCs w:val="24"/>
        </w:rPr>
        <w:t>outside</w:t>
      </w:r>
      <w:r w:rsidR="00B720B2" w:rsidRPr="008C7178">
        <w:rPr>
          <w:szCs w:val="24"/>
        </w:rPr>
        <w:t xml:space="preserve"> the haunted house property to complete individual difference questionnaires, questionnaires assessing prior knowledge of the haunted house, expectations, and motivations for participating, as well as a measure of cognitive load.</w:t>
      </w:r>
      <w:r w:rsidR="00F63EDD">
        <w:rPr>
          <w:szCs w:val="24"/>
        </w:rPr>
        <w:t xml:space="preserve"> To assess prior knowledge, participants indicated the number of times they had attended other haunted houses, how much information they feel they know about this specific haunted house (1 = ‘None at all’, 5 = ‘A great deal’), and from which sources had they learned information about this specific </w:t>
      </w:r>
      <w:r w:rsidR="00F63EDD">
        <w:rPr>
          <w:szCs w:val="24"/>
        </w:rPr>
        <w:lastRenderedPageBreak/>
        <w:t xml:space="preserve">haunted house (e.g., advertisements, friends, news reports, etc.). To assess expectations, participants were asked how much positive and negative emotion they anticipated experiencing prior to exposure on a 5-point Likert scale, with 1 being ‘None at all’ and 5 being ‘A great deal’. Participants were also asked how fearful they felt, how sensitive they were to startling </w:t>
      </w:r>
      <w:r w:rsidR="009B0A20">
        <w:rPr>
          <w:szCs w:val="24"/>
        </w:rPr>
        <w:t>stimuli</w:t>
      </w:r>
      <w:r w:rsidR="00F63EDD">
        <w:rPr>
          <w:szCs w:val="24"/>
        </w:rPr>
        <w:t xml:space="preserve">, how much they enjoy haunted houses, and how much they enjoy feeling fear </w:t>
      </w:r>
      <w:r w:rsidR="006A4EDC">
        <w:rPr>
          <w:szCs w:val="24"/>
        </w:rPr>
        <w:t>(all assessed on Likert scales)</w:t>
      </w:r>
      <w:r w:rsidR="00F63EDD">
        <w:rPr>
          <w:szCs w:val="24"/>
        </w:rPr>
        <w:t xml:space="preserve">. Motivations to participate were assessed using 100-point sliding scales and included payment, thrills, novel experiences, challenges, social pressure, scientific interest or duty, and boredom. </w:t>
      </w:r>
      <w:r w:rsidR="00B720B2" w:rsidRPr="008C7178">
        <w:rPr>
          <w:szCs w:val="24"/>
        </w:rPr>
        <w:t xml:space="preserve">Cognitive load was assessed prior to exposure, immediately after exposure and at </w:t>
      </w:r>
      <w:r>
        <w:rPr>
          <w:szCs w:val="24"/>
        </w:rPr>
        <w:t xml:space="preserve">a later </w:t>
      </w:r>
      <w:r w:rsidR="00B720B2" w:rsidRPr="008C7178">
        <w:rPr>
          <w:szCs w:val="24"/>
        </w:rPr>
        <w:t xml:space="preserve">follow-up using a 15-item Remote Associates Test (RAT). Forty-five RAT items were selected for their difficulty as measured by Bowden’s 15-second trials, such that each item had two equally difficult counterparts which could be randomly assigned across the three timepoints </w:t>
      </w:r>
      <w:r w:rsidR="0047236C">
        <w:rPr>
          <w:szCs w:val="24"/>
        </w:rPr>
        <w:fldChar w:fldCharType="begin"/>
      </w:r>
      <w:r w:rsidR="007B47B5">
        <w:rPr>
          <w:szCs w:val="24"/>
        </w:rPr>
        <w:instrText xml:space="preserve"> ADDIN ZOTERO_ITEM CSL_CITATION {"citationID":"TBHLCztG","properties":{"formattedCitation":"(Bowden &amp; Jung-Beeman, 2003)","plainCitation":"(Bowden &amp; Jung-Beeman, 2003)","noteIndex":0},"citationItems":[{"id":3756,"uris":["http://zotero.org/users/6239255/items/XQ27RH66"],"itemData":{"id":3756,"type":"article-journal","container-title":"Behavior Research Methods, Instruments, &amp; Computers","DOI":"10.3758/BF03195543","ISSN":"0743-3808, 1532-5970","issue":"4","journalAbbreviation":"Behavior Research Methods, Instruments, &amp; Computers","language":"en","page":"634-639","source":"DOI.org (Crossref)","title":"Normative data for 144 compound remote associate problems","volume":"35","author":[{"family":"Bowden","given":"Edward M."},{"family":"Jung-Beeman","given":"Mark"}],"issued":{"date-parts":[["2003",11]]}}}],"schema":"https://github.com/citation-style-language/schema/raw/master/csl-citation.json"} </w:instrText>
      </w:r>
      <w:r w:rsidR="0047236C">
        <w:rPr>
          <w:szCs w:val="24"/>
        </w:rPr>
        <w:fldChar w:fldCharType="separate"/>
      </w:r>
      <w:r w:rsidR="0047236C" w:rsidRPr="0047236C">
        <w:t>(Bowden &amp; Jung-Beeman, 2003)</w:t>
      </w:r>
      <w:r w:rsidR="0047236C">
        <w:rPr>
          <w:szCs w:val="24"/>
        </w:rPr>
        <w:fldChar w:fldCharType="end"/>
      </w:r>
      <w:r w:rsidR="0047236C">
        <w:rPr>
          <w:szCs w:val="24"/>
        </w:rPr>
        <w:t>.</w:t>
      </w:r>
      <w:r w:rsidR="00B720B2" w:rsidRPr="008C7178">
        <w:rPr>
          <w:szCs w:val="24"/>
        </w:rPr>
        <w:t xml:space="preserve"> Following instructions, participants completed three practice trials with feedback. During the RAT task, participants had 15 seconds to identify the target word and did not receive feedback. Participants were then fitted with heartrate monitors</w:t>
      </w:r>
      <w:r w:rsidR="00392022">
        <w:rPr>
          <w:szCs w:val="24"/>
        </w:rPr>
        <w:t xml:space="preserve">, the data from which has been covered in another article </w:t>
      </w:r>
      <w:r w:rsidR="00392022">
        <w:rPr>
          <w:szCs w:val="24"/>
        </w:rPr>
        <w:fldChar w:fldCharType="begin"/>
      </w:r>
      <w:r w:rsidR="007B47B5">
        <w:rPr>
          <w:szCs w:val="24"/>
        </w:rPr>
        <w:instrText xml:space="preserve"> ADDIN ZOTERO_ITEM CSL_CITATION {"citationID":"34sEwdGB","properties":{"formattedCitation":"(Stasiak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392022">
        <w:rPr>
          <w:szCs w:val="24"/>
        </w:rPr>
        <w:fldChar w:fldCharType="separate"/>
      </w:r>
      <w:r w:rsidR="00392022" w:rsidRPr="006A1E84">
        <w:t>(</w:t>
      </w:r>
      <w:r w:rsidR="00392022">
        <w:rPr>
          <w:i/>
          <w:iCs/>
        </w:rPr>
        <w:t xml:space="preserve">See </w:t>
      </w:r>
      <w:r w:rsidR="00392022" w:rsidRPr="006A1E84">
        <w:t>Stasiak et al., 2023)</w:t>
      </w:r>
      <w:r w:rsidR="00392022">
        <w:rPr>
          <w:szCs w:val="24"/>
        </w:rPr>
        <w:fldChar w:fldCharType="end"/>
      </w:r>
      <w:r w:rsidR="00392022">
        <w:rPr>
          <w:szCs w:val="24"/>
        </w:rPr>
        <w:t>,</w:t>
      </w:r>
      <w:r w:rsidR="00B720B2" w:rsidRPr="008C7178">
        <w:rPr>
          <w:szCs w:val="24"/>
        </w:rPr>
        <w:t xml:space="preserve"> and escorted to the haunted house entrance. </w:t>
      </w:r>
      <w:r w:rsidR="003816C4">
        <w:rPr>
          <w:szCs w:val="24"/>
        </w:rPr>
        <w:t>All pre-exposure questionnaires and materials are available within our OSF repository (</w:t>
      </w:r>
      <w:r w:rsidR="003816C4">
        <w:rPr>
          <w:i/>
          <w:iCs/>
          <w:szCs w:val="24"/>
        </w:rPr>
        <w:t xml:space="preserve">See </w:t>
      </w:r>
      <w:r w:rsidR="003816C4" w:rsidRPr="004D4566">
        <w:rPr>
          <w:b/>
          <w:szCs w:val="24"/>
        </w:rPr>
        <w:t>Open Practices</w:t>
      </w:r>
      <w:r w:rsidR="003816C4">
        <w:rPr>
          <w:szCs w:val="24"/>
        </w:rPr>
        <w:t>).</w:t>
      </w:r>
      <w:r w:rsidR="005B4EE8">
        <w:rPr>
          <w:szCs w:val="24"/>
        </w:rPr>
        <w:t xml:space="preserve"> </w:t>
      </w:r>
    </w:p>
    <w:p w14:paraId="3EB5FFC1" w14:textId="5E6CF611" w:rsidR="002C6443" w:rsidRDefault="00413D69" w:rsidP="00E44513">
      <w:pPr>
        <w:spacing w:after="0" w:line="480" w:lineRule="auto"/>
        <w:ind w:left="0" w:firstLine="720"/>
        <w:rPr>
          <w:szCs w:val="24"/>
        </w:rPr>
      </w:pPr>
      <w:r w:rsidRPr="00413D69">
        <w:rPr>
          <w:b/>
          <w:bCs/>
          <w:szCs w:val="24"/>
        </w:rPr>
        <w:t>Exposure (</w:t>
      </w:r>
      <w:r w:rsidR="00B720B2" w:rsidRPr="00413D69">
        <w:rPr>
          <w:b/>
          <w:bCs/>
          <w:szCs w:val="24"/>
        </w:rPr>
        <w:t>Haunted House</w:t>
      </w:r>
      <w:r w:rsidRPr="00413D69">
        <w:rPr>
          <w:b/>
          <w:bCs/>
          <w:szCs w:val="24"/>
        </w:rPr>
        <w:t>)</w:t>
      </w:r>
      <w:r w:rsidR="00B720B2" w:rsidRPr="008C7178">
        <w:rPr>
          <w:b/>
          <w:szCs w:val="24"/>
        </w:rPr>
        <w:t xml:space="preserve">. </w:t>
      </w:r>
      <w:r w:rsidR="00B720B2" w:rsidRPr="008C7178">
        <w:rPr>
          <w:szCs w:val="24"/>
        </w:rPr>
        <w:t>Participants</w:t>
      </w:r>
      <w:r w:rsidR="00225BAC">
        <w:rPr>
          <w:szCs w:val="24"/>
        </w:rPr>
        <w:t xml:space="preserve"> experienced the haunted house in</w:t>
      </w:r>
      <w:r w:rsidR="00B720B2" w:rsidRPr="008C7178">
        <w:rPr>
          <w:szCs w:val="24"/>
        </w:rPr>
        <w:t xml:space="preserve"> 31 groups across 11 nights (</w:t>
      </w:r>
      <w:r w:rsidR="00B720B2" w:rsidRPr="008C7178">
        <w:rPr>
          <w:i/>
          <w:szCs w:val="24"/>
        </w:rPr>
        <w:t xml:space="preserve">x̄ </w:t>
      </w:r>
      <w:r w:rsidR="00B720B2" w:rsidRPr="008C7178">
        <w:rPr>
          <w:i/>
          <w:szCs w:val="24"/>
          <w:vertAlign w:val="subscript"/>
        </w:rPr>
        <w:t>size</w:t>
      </w:r>
      <w:r w:rsidR="00B720B2" w:rsidRPr="008C7178">
        <w:rPr>
          <w:szCs w:val="24"/>
        </w:rPr>
        <w:t xml:space="preserve"> = 3.81 participants; </w:t>
      </w:r>
      <w:proofErr w:type="spellStart"/>
      <w:r w:rsidR="00B720B2" w:rsidRPr="008C7178">
        <w:rPr>
          <w:i/>
          <w:szCs w:val="24"/>
        </w:rPr>
        <w:t>sd</w:t>
      </w:r>
      <w:r w:rsidR="00B720B2" w:rsidRPr="008C7178">
        <w:rPr>
          <w:szCs w:val="24"/>
          <w:vertAlign w:val="subscript"/>
        </w:rPr>
        <w:t>size</w:t>
      </w:r>
      <w:proofErr w:type="spellEnd"/>
      <w:r w:rsidR="00B720B2" w:rsidRPr="008C7178">
        <w:rPr>
          <w:szCs w:val="24"/>
          <w:vertAlign w:val="subscript"/>
        </w:rPr>
        <w:t xml:space="preserve"> </w:t>
      </w:r>
      <w:r w:rsidR="00B720B2" w:rsidRPr="008C7178">
        <w:rPr>
          <w:szCs w:val="24"/>
        </w:rPr>
        <w:t>= 1.12 participants)</w:t>
      </w:r>
      <w:r w:rsidR="00225BAC">
        <w:rPr>
          <w:szCs w:val="24"/>
        </w:rPr>
        <w:t xml:space="preserve">. </w:t>
      </w:r>
      <w:r w:rsidR="00392022" w:rsidRPr="008C7178">
        <w:rPr>
          <w:szCs w:val="24"/>
        </w:rPr>
        <w:t>This sp</w:t>
      </w:r>
      <w:r w:rsidR="00C41AEA">
        <w:rPr>
          <w:szCs w:val="24"/>
        </w:rPr>
        <w:t xml:space="preserve">ecific haunted house </w:t>
      </w:r>
      <w:r w:rsidR="000B4EC5">
        <w:rPr>
          <w:szCs w:val="24"/>
        </w:rPr>
        <w:t>was chosen because: 1</w:t>
      </w:r>
      <w:r w:rsidR="00392022" w:rsidRPr="008C7178">
        <w:rPr>
          <w:szCs w:val="24"/>
        </w:rPr>
        <w:t>) it uses professional actors renowned for eliciting a</w:t>
      </w:r>
      <w:r w:rsidR="000B4EC5">
        <w:rPr>
          <w:szCs w:val="24"/>
        </w:rPr>
        <w:t xml:space="preserve"> range of affective responses; 2</w:t>
      </w:r>
      <w:r w:rsidR="00392022" w:rsidRPr="008C7178">
        <w:rPr>
          <w:szCs w:val="24"/>
        </w:rPr>
        <w:t xml:space="preserve">) it contained </w:t>
      </w:r>
      <w:r w:rsidR="00392022">
        <w:rPr>
          <w:szCs w:val="24"/>
        </w:rPr>
        <w:t>four</w:t>
      </w:r>
      <w:r w:rsidR="00392022" w:rsidRPr="008C7178">
        <w:rPr>
          <w:szCs w:val="24"/>
        </w:rPr>
        <w:t xml:space="preserve"> themed sections each with a unique aesthetic providi</w:t>
      </w:r>
      <w:r w:rsidR="000B4EC5">
        <w:rPr>
          <w:szCs w:val="24"/>
        </w:rPr>
        <w:t>ng variability to the stimuli; 3</w:t>
      </w:r>
      <w:r w:rsidR="00392022" w:rsidRPr="008C7178">
        <w:rPr>
          <w:szCs w:val="24"/>
        </w:rPr>
        <w:t>) it provides a remarkably consistent e</w:t>
      </w:r>
      <w:r w:rsidR="000B4EC5">
        <w:rPr>
          <w:szCs w:val="24"/>
        </w:rPr>
        <w:t>xperience across sessions; and 4</w:t>
      </w:r>
      <w:r w:rsidR="00392022" w:rsidRPr="008C7178">
        <w:rPr>
          <w:szCs w:val="24"/>
        </w:rPr>
        <w:t>) coordination with th</w:t>
      </w:r>
      <w:r w:rsidR="00E206EE">
        <w:rPr>
          <w:szCs w:val="24"/>
        </w:rPr>
        <w:t>e facility</w:t>
      </w:r>
      <w:r w:rsidR="00225BAC">
        <w:rPr>
          <w:szCs w:val="24"/>
        </w:rPr>
        <w:t xml:space="preserve"> granted us special privileges to use equipment (i.e., computers, heart-</w:t>
      </w:r>
      <w:r w:rsidR="00225BAC">
        <w:rPr>
          <w:szCs w:val="24"/>
        </w:rPr>
        <w:lastRenderedPageBreak/>
        <w:t>rate monitors) and better</w:t>
      </w:r>
      <w:r w:rsidR="00392022" w:rsidRPr="008C7178">
        <w:rPr>
          <w:szCs w:val="24"/>
        </w:rPr>
        <w:t xml:space="preserve"> guarantee consistency</w:t>
      </w:r>
      <w:r w:rsidR="00225BAC">
        <w:rPr>
          <w:szCs w:val="24"/>
        </w:rPr>
        <w:t xml:space="preserve"> across exposures (i.e., entering before other guests, keeping groups together)</w:t>
      </w:r>
      <w:r w:rsidR="00392022" w:rsidRPr="008C7178">
        <w:rPr>
          <w:szCs w:val="24"/>
        </w:rPr>
        <w:t xml:space="preserve">. </w:t>
      </w:r>
    </w:p>
    <w:p w14:paraId="6E7AD321" w14:textId="68D67347" w:rsidR="00425004" w:rsidRPr="008C7178" w:rsidRDefault="00225BAC" w:rsidP="00E44513">
      <w:pPr>
        <w:spacing w:after="0" w:line="480" w:lineRule="auto"/>
        <w:ind w:left="0" w:firstLine="720"/>
        <w:rPr>
          <w:szCs w:val="24"/>
        </w:rPr>
      </w:pPr>
      <w:r>
        <w:rPr>
          <w:szCs w:val="24"/>
        </w:rPr>
        <w:t>Participants</w:t>
      </w:r>
      <w:r w:rsidR="00AE64F8">
        <w:rPr>
          <w:szCs w:val="24"/>
        </w:rPr>
        <w:t xml:space="preserve"> </w:t>
      </w:r>
      <w:r w:rsidR="00F01730">
        <w:rPr>
          <w:szCs w:val="24"/>
        </w:rPr>
        <w:t>received</w:t>
      </w:r>
      <w:r w:rsidR="00AE64F8" w:rsidRPr="008C7178">
        <w:rPr>
          <w:szCs w:val="24"/>
        </w:rPr>
        <w:t xml:space="preserve"> minimal instructions to promote ecological validity (participants were to walk through the haunted house in a single file line and avoid sharing thoughts, reactions, and experiences with other participants).</w:t>
      </w:r>
      <w:r>
        <w:rPr>
          <w:szCs w:val="24"/>
        </w:rPr>
        <w:t xml:space="preserve"> </w:t>
      </w:r>
      <w:r w:rsidR="00AE64F8" w:rsidRPr="008C7178">
        <w:rPr>
          <w:szCs w:val="24"/>
        </w:rPr>
        <w:t>However, they were encouraged to act and react as naturally as possible</w:t>
      </w:r>
      <w:r w:rsidR="00E206EE">
        <w:rPr>
          <w:szCs w:val="24"/>
        </w:rPr>
        <w:t xml:space="preserve"> without interacting with each other (i.e., grabbing, holding, touching, etc.)</w:t>
      </w:r>
      <w:r w:rsidR="00AE64F8" w:rsidRPr="008C7178">
        <w:rPr>
          <w:szCs w:val="24"/>
        </w:rPr>
        <w:t xml:space="preserve">. </w:t>
      </w:r>
      <w:r w:rsidR="002C6443">
        <w:rPr>
          <w:szCs w:val="24"/>
        </w:rPr>
        <w:t>A</w:t>
      </w:r>
      <w:r w:rsidR="00963B42">
        <w:rPr>
          <w:szCs w:val="24"/>
        </w:rPr>
        <w:t>s part of a concurrently-r</w:t>
      </w:r>
      <w:r w:rsidR="006A4EDC">
        <w:rPr>
          <w:szCs w:val="24"/>
        </w:rPr>
        <w:t>u</w:t>
      </w:r>
      <w:r w:rsidR="009B0A20">
        <w:rPr>
          <w:szCs w:val="24"/>
        </w:rPr>
        <w:t>n</w:t>
      </w:r>
      <w:r w:rsidR="002C6443">
        <w:rPr>
          <w:szCs w:val="24"/>
        </w:rPr>
        <w:t xml:space="preserve"> memory experiment, s</w:t>
      </w:r>
      <w:r w:rsidR="00F01730">
        <w:rPr>
          <w:szCs w:val="24"/>
        </w:rPr>
        <w:t>ome participants</w:t>
      </w:r>
      <w:r w:rsidR="00A726A1">
        <w:rPr>
          <w:szCs w:val="24"/>
        </w:rPr>
        <w:t xml:space="preserve"> (n = 58)</w:t>
      </w:r>
      <w:r w:rsidR="00F01730">
        <w:rPr>
          <w:szCs w:val="24"/>
        </w:rPr>
        <w:t xml:space="preserve"> did receive additional instruction </w:t>
      </w:r>
      <w:r w:rsidR="00A726A1">
        <w:rPr>
          <w:szCs w:val="24"/>
        </w:rPr>
        <w:t>to navigate specific sections as if they would later have to complete a memory test or write a</w:t>
      </w:r>
      <w:r w:rsidR="002C6443">
        <w:rPr>
          <w:szCs w:val="24"/>
        </w:rPr>
        <w:t xml:space="preserve"> review of that section</w:t>
      </w:r>
      <w:r w:rsidR="00A726A1">
        <w:rPr>
          <w:szCs w:val="24"/>
        </w:rPr>
        <w:t>.</w:t>
      </w:r>
      <w:r w:rsidR="00790C62">
        <w:rPr>
          <w:szCs w:val="24"/>
        </w:rPr>
        <w:t xml:space="preserve"> However, these groups did not statistically differ significantly from the control group in reported affective intensity (</w:t>
      </w:r>
      <w:r w:rsidR="00790C62" w:rsidRPr="00790C62">
        <w:rPr>
          <w:i/>
          <w:iCs/>
          <w:szCs w:val="24"/>
        </w:rPr>
        <w:t>F</w:t>
      </w:r>
      <w:r w:rsidR="00790C62">
        <w:rPr>
          <w:szCs w:val="24"/>
        </w:rPr>
        <w:t xml:space="preserve">(2,81) = 1.41, </w:t>
      </w:r>
      <w:r w:rsidR="00790C62" w:rsidRPr="00790C62">
        <w:rPr>
          <w:i/>
          <w:iCs/>
          <w:szCs w:val="24"/>
        </w:rPr>
        <w:t>p</w:t>
      </w:r>
      <w:r w:rsidR="00790C62">
        <w:rPr>
          <w:szCs w:val="24"/>
        </w:rPr>
        <w:t xml:space="preserve"> = 0.25), regulation strategy choice (</w:t>
      </w:r>
      <w:r w:rsidR="00790C62" w:rsidRPr="00790C62">
        <w:rPr>
          <w:i/>
          <w:iCs/>
          <w:szCs w:val="24"/>
        </w:rPr>
        <w:t>x</w:t>
      </w:r>
      <w:r w:rsidR="00790C62" w:rsidRPr="00790C62">
        <w:rPr>
          <w:szCs w:val="24"/>
          <w:vertAlign w:val="superscript"/>
        </w:rPr>
        <w:t>2</w:t>
      </w:r>
      <w:r w:rsidR="00790C62">
        <w:rPr>
          <w:szCs w:val="24"/>
        </w:rPr>
        <w:t xml:space="preserve">(2) = 4, </w:t>
      </w:r>
      <w:r w:rsidR="00790C62" w:rsidRPr="00790C62">
        <w:rPr>
          <w:i/>
          <w:iCs/>
          <w:szCs w:val="24"/>
        </w:rPr>
        <w:t>p</w:t>
      </w:r>
      <w:r w:rsidR="00790C62">
        <w:rPr>
          <w:szCs w:val="24"/>
        </w:rPr>
        <w:t xml:space="preserve"> = 0.10), or regulation strategy success (</w:t>
      </w:r>
      <w:r w:rsidR="00790C62" w:rsidRPr="00790C62">
        <w:rPr>
          <w:i/>
          <w:iCs/>
          <w:szCs w:val="24"/>
        </w:rPr>
        <w:t>F</w:t>
      </w:r>
      <w:r w:rsidR="00790C62">
        <w:rPr>
          <w:szCs w:val="24"/>
        </w:rPr>
        <w:t xml:space="preserve">(2,81) = 1.93, </w:t>
      </w:r>
      <w:r w:rsidR="00790C62" w:rsidRPr="00790C62">
        <w:rPr>
          <w:i/>
          <w:iCs/>
          <w:szCs w:val="24"/>
        </w:rPr>
        <w:t>p</w:t>
      </w:r>
      <w:r w:rsidR="00790C62">
        <w:rPr>
          <w:szCs w:val="24"/>
        </w:rPr>
        <w:t xml:space="preserve"> = 0.15) as determined by mixed effects ANOVA and a chi square test.</w:t>
      </w:r>
      <w:r w:rsidR="003816C4">
        <w:rPr>
          <w:szCs w:val="24"/>
        </w:rPr>
        <w:t xml:space="preserve"> The </w:t>
      </w:r>
      <w:r w:rsidR="003816C4" w:rsidRPr="003816C4">
        <w:rPr>
          <w:szCs w:val="24"/>
        </w:rPr>
        <w:t xml:space="preserve">data </w:t>
      </w:r>
      <w:r w:rsidR="003816C4">
        <w:rPr>
          <w:szCs w:val="24"/>
        </w:rPr>
        <w:t xml:space="preserve">relevant to this memory experiment </w:t>
      </w:r>
      <w:r w:rsidR="003816C4" w:rsidRPr="003816C4">
        <w:rPr>
          <w:szCs w:val="24"/>
        </w:rPr>
        <w:t>is beyond the purview of this stud</w:t>
      </w:r>
      <w:r w:rsidR="00790C62">
        <w:rPr>
          <w:szCs w:val="24"/>
        </w:rPr>
        <w:t>y</w:t>
      </w:r>
      <w:r w:rsidR="003816C4">
        <w:rPr>
          <w:szCs w:val="24"/>
        </w:rPr>
        <w:t xml:space="preserve"> </w:t>
      </w:r>
      <w:r w:rsidR="003816C4" w:rsidRPr="003816C4">
        <w:rPr>
          <w:szCs w:val="24"/>
        </w:rPr>
        <w:t>an</w:t>
      </w:r>
      <w:r w:rsidR="003816C4">
        <w:rPr>
          <w:szCs w:val="24"/>
        </w:rPr>
        <w:t xml:space="preserve">d is better captured </w:t>
      </w:r>
      <w:r w:rsidR="009B0A20">
        <w:rPr>
          <w:szCs w:val="24"/>
        </w:rPr>
        <w:t xml:space="preserve">within </w:t>
      </w:r>
      <w:r w:rsidR="003816C4">
        <w:rPr>
          <w:szCs w:val="24"/>
        </w:rPr>
        <w:t xml:space="preserve">another </w:t>
      </w:r>
      <w:r w:rsidR="009B0A20">
        <w:rPr>
          <w:szCs w:val="24"/>
        </w:rPr>
        <w:t xml:space="preserve">forthcoming </w:t>
      </w:r>
      <w:r w:rsidR="003816C4">
        <w:rPr>
          <w:szCs w:val="24"/>
        </w:rPr>
        <w:t>manuscrip</w:t>
      </w:r>
      <w:r w:rsidR="007837F2">
        <w:rPr>
          <w:szCs w:val="24"/>
        </w:rPr>
        <w:t>t</w:t>
      </w:r>
      <w:r w:rsidR="003816C4">
        <w:rPr>
          <w:szCs w:val="24"/>
        </w:rPr>
        <w:t>.</w:t>
      </w:r>
      <w:r w:rsidR="00A726A1">
        <w:rPr>
          <w:szCs w:val="24"/>
        </w:rPr>
        <w:t xml:space="preserve"> </w:t>
      </w:r>
      <w:r w:rsidR="00B720B2" w:rsidRPr="008C7178">
        <w:rPr>
          <w:szCs w:val="24"/>
        </w:rPr>
        <w:t xml:space="preserve">The accompanying research assistant led the group through each section. The approximate exposure time was 37.4 minutes. </w:t>
      </w:r>
    </w:p>
    <w:p w14:paraId="2E0FA2E1" w14:textId="00AB2C14" w:rsidR="00425004" w:rsidRDefault="00B720B2" w:rsidP="000967D7">
      <w:pPr>
        <w:spacing w:after="0" w:line="480" w:lineRule="auto"/>
        <w:ind w:left="0" w:firstLine="0"/>
        <w:rPr>
          <w:szCs w:val="24"/>
        </w:rPr>
      </w:pPr>
      <w:r w:rsidRPr="008C7178">
        <w:rPr>
          <w:szCs w:val="24"/>
        </w:rPr>
        <w:t xml:space="preserve"> </w:t>
      </w:r>
      <w:r w:rsidR="00654027">
        <w:rPr>
          <w:szCs w:val="24"/>
        </w:rPr>
        <w:tab/>
      </w:r>
      <w:r w:rsidR="00413D69">
        <w:rPr>
          <w:b/>
          <w:szCs w:val="24"/>
        </w:rPr>
        <w:t>Post-Exposure</w:t>
      </w:r>
      <w:r w:rsidRPr="008C7178">
        <w:rPr>
          <w:b/>
          <w:szCs w:val="24"/>
        </w:rPr>
        <w:t xml:space="preserve">. </w:t>
      </w:r>
      <w:r w:rsidRPr="008C7178">
        <w:rPr>
          <w:szCs w:val="24"/>
        </w:rPr>
        <w:t xml:space="preserve">Following exposure, participants completed immediate </w:t>
      </w:r>
      <w:r w:rsidR="00E206EE">
        <w:rPr>
          <w:szCs w:val="24"/>
        </w:rPr>
        <w:t>post-exposure assessments at a</w:t>
      </w:r>
      <w:r w:rsidRPr="008C7178">
        <w:rPr>
          <w:szCs w:val="24"/>
        </w:rPr>
        <w:t xml:space="preserve"> remote site</w:t>
      </w:r>
      <w:r w:rsidR="00E206EE">
        <w:rPr>
          <w:szCs w:val="24"/>
        </w:rPr>
        <w:t xml:space="preserve"> outside of the haunted house</w:t>
      </w:r>
      <w:r w:rsidRPr="008C7178">
        <w:rPr>
          <w:szCs w:val="24"/>
        </w:rPr>
        <w:t xml:space="preserve">. </w:t>
      </w:r>
      <w:r w:rsidR="00E206EE">
        <w:rPr>
          <w:szCs w:val="24"/>
        </w:rPr>
        <w:t xml:space="preserve">Participants were </w:t>
      </w:r>
      <w:r w:rsidRPr="008C7178">
        <w:rPr>
          <w:szCs w:val="24"/>
        </w:rPr>
        <w:t xml:space="preserve">tasked with identifying three emotionally salient events that occurred </w:t>
      </w:r>
      <w:r w:rsidR="00E206EE">
        <w:rPr>
          <w:szCs w:val="24"/>
        </w:rPr>
        <w:t>from</w:t>
      </w:r>
      <w:r w:rsidR="00E206EE" w:rsidRPr="00E206EE">
        <w:rPr>
          <w:szCs w:val="24"/>
        </w:rPr>
        <w:t xml:space="preserve"> a randomly selected haunted house section </w:t>
      </w:r>
      <w:r w:rsidRPr="008C7178">
        <w:rPr>
          <w:szCs w:val="24"/>
        </w:rPr>
        <w:t xml:space="preserve">and reporting affective and regulatory details of that event. </w:t>
      </w:r>
      <w:r w:rsidR="00E206EE">
        <w:rPr>
          <w:szCs w:val="24"/>
        </w:rPr>
        <w:t xml:space="preserve">Events from other haunted house sections were not tested during the immediate exposure session to avoid conflicts with </w:t>
      </w:r>
      <w:r w:rsidR="002C6443">
        <w:rPr>
          <w:szCs w:val="24"/>
        </w:rPr>
        <w:t xml:space="preserve">the </w:t>
      </w:r>
      <w:proofErr w:type="gramStart"/>
      <w:r w:rsidR="002C6443">
        <w:rPr>
          <w:szCs w:val="24"/>
        </w:rPr>
        <w:t>concurrently-running</w:t>
      </w:r>
      <w:proofErr w:type="gramEnd"/>
      <w:r w:rsidR="002C6443">
        <w:rPr>
          <w:szCs w:val="24"/>
        </w:rPr>
        <w:t xml:space="preserve"> memory experiment</w:t>
      </w:r>
      <w:r w:rsidR="00E206EE">
        <w:rPr>
          <w:szCs w:val="24"/>
        </w:rPr>
        <w:t xml:space="preserve">. </w:t>
      </w:r>
      <w:r w:rsidR="00E40F37" w:rsidRPr="008C7178">
        <w:rPr>
          <w:szCs w:val="24"/>
        </w:rPr>
        <w:t>Participants were not trained in emotion regulation strategies, nor were they primed to consider their emotion regulation strategies prior to these questionnaires</w:t>
      </w:r>
      <w:r w:rsidR="00E40F37">
        <w:rPr>
          <w:szCs w:val="24"/>
        </w:rPr>
        <w:t>.</w:t>
      </w:r>
      <w:r w:rsidR="00E206EE">
        <w:rPr>
          <w:szCs w:val="24"/>
        </w:rPr>
        <w:t xml:space="preserve"> Though experiential sampl</w:t>
      </w:r>
      <w:r w:rsidR="00E44513">
        <w:rPr>
          <w:szCs w:val="24"/>
        </w:rPr>
        <w:t>ing</w:t>
      </w:r>
      <w:r w:rsidR="00E206EE" w:rsidRPr="00E206EE">
        <w:rPr>
          <w:szCs w:val="24"/>
        </w:rPr>
        <w:t xml:space="preserve"> </w:t>
      </w:r>
      <w:r w:rsidR="00A66903">
        <w:rPr>
          <w:szCs w:val="24"/>
        </w:rPr>
        <w:t>methods (ESM) and</w:t>
      </w:r>
      <w:r w:rsidR="00E206EE">
        <w:rPr>
          <w:szCs w:val="24"/>
        </w:rPr>
        <w:t xml:space="preserve"> ecological momentary assessments</w:t>
      </w:r>
      <w:r w:rsidR="00A66903">
        <w:rPr>
          <w:szCs w:val="24"/>
        </w:rPr>
        <w:t xml:space="preserve"> (EMA)</w:t>
      </w:r>
      <w:r w:rsidR="00E206EE">
        <w:rPr>
          <w:szCs w:val="24"/>
        </w:rPr>
        <w:t xml:space="preserve"> are </w:t>
      </w:r>
      <w:r w:rsidR="00E206EE">
        <w:rPr>
          <w:szCs w:val="24"/>
        </w:rPr>
        <w:lastRenderedPageBreak/>
        <w:t>often</w:t>
      </w:r>
      <w:r w:rsidR="00E206EE" w:rsidRPr="00E206EE">
        <w:rPr>
          <w:szCs w:val="24"/>
        </w:rPr>
        <w:t xml:space="preserve"> applied in </w:t>
      </w:r>
      <w:r w:rsidR="00E206EE">
        <w:rPr>
          <w:szCs w:val="24"/>
        </w:rPr>
        <w:t>naturalistic settings</w:t>
      </w:r>
      <w:r w:rsidR="00A66903">
        <w:rPr>
          <w:szCs w:val="24"/>
        </w:rPr>
        <w:t xml:space="preserve"> </w:t>
      </w:r>
      <w:r w:rsidR="00A66903" w:rsidRPr="00A66903">
        <w:rPr>
          <w:szCs w:val="24"/>
        </w:rPr>
        <w:t>to capture moment-to-moment fluctuations in emotion</w:t>
      </w:r>
      <w:r w:rsidR="00A66903">
        <w:rPr>
          <w:szCs w:val="24"/>
        </w:rPr>
        <w:t xml:space="preserve"> and regulation</w:t>
      </w:r>
      <w:r w:rsidR="000B4EC5">
        <w:rPr>
          <w:szCs w:val="24"/>
        </w:rPr>
        <w:t xml:space="preserve"> with considerable success (</w:t>
      </w:r>
      <w:r w:rsidR="000B4EC5">
        <w:rPr>
          <w:i/>
          <w:szCs w:val="24"/>
        </w:rPr>
        <w:t xml:space="preserve">See </w:t>
      </w:r>
      <w:r w:rsidR="00BF7DA9">
        <w:rPr>
          <w:i/>
          <w:szCs w:val="24"/>
        </w:rPr>
        <w:fldChar w:fldCharType="begin"/>
      </w:r>
      <w:r w:rsidR="007B47B5">
        <w:rPr>
          <w:i/>
          <w:szCs w:val="24"/>
        </w:rPr>
        <w:instrText xml:space="preserve"> ADDIN ZOTERO_ITEM CSL_CITATION {"citationID":"MOvJ0DZA","properties":{"formattedCitation":"(Colombo et al., 2020; Shahane et al., 2023)","plainCitation":"(Colombo et al., 2020; Shahane et al., 2023)","dontUpdate":true,"noteIndex":0},"citationItems":[{"id":618,"uris":["http://zotero.org/users/6239255/items/2UPMTVDP"],"itemData":{"id":618,"type":"article-journal","abstract":"In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9349,"uris":["http://zotero.org/users/6239255/items/Z6JHWD89"],"itemData":{"id":9349,"type":"article-journal","abstract":"Individuals who are better at regulating their emotions have been shown to have better physical and mental health outcomes. One promising emotion regulation strategy is psychological distancing, which involves appraising a stimulus with objectivity or spatial/temporal distance. Language-based psychological distancing (linguistic distancing [LD]) refers to the degree to which one implements psychological distancing naturally via language. A crucial, underexamined mechanism that may account for real-world emotion and health self-reports is spontaneous (i.e., implicit) LD. Using HealthSense, a novel, scalable, mobile health assessment application, we collected lexical transcriptions for personally speciﬁc negative and positive events as well as emotion and health-relevant data over 14 days (data collected in 2021) and examined how implicit LD during negative and positive events relates to well-being over time. Primary analyses revealed that higher LD during negative events was associated with lower levels of stress as well as greater emotional and physical well-being within persons. LD during positive events on 1 day predicted greater reports of happiness 2 days later within persons. LD during positive events was associated with fewer symptoms of depression and LD during negative events was associated with greater physical well-being among persons. Exploratory analyses revealed that average depression, rumination, and perceived stress across the 2 weeks were signiﬁcantly negatively associated with LD during negative events between persons. The present results expand understanding of the relationship between LD and mental and physical health risks and motivate future research on low-burden, scalable interventions involving LD.","container-title":"Emotion","DOI":"10.1037/emo0001211","ISSN":"1931-1516, 1528-3542","journalAbbreviation":"Emotion","language":"en","source":"DOI.org (Crossref)","title":"Predicting real-world emotion and health from spontaneously assessed linguistic distancing using novel scalable technology.","URL":"http://doi.apa.org/getdoi.cfm?doi=10.1037/emo0001211","author":[{"family":"Shahane","given":"Anoushka D."},{"family":"Godfrey","given":"Donald A."},{"family":"Denny","given":"Bryan T."}],"accessed":{"date-parts":[["2023",5,1]]},"issued":{"date-parts":[["2023",2,20]]}}}],"schema":"https://github.com/citation-style-language/schema/raw/master/csl-citation.json"} </w:instrText>
      </w:r>
      <w:r w:rsidR="00BF7DA9">
        <w:rPr>
          <w:i/>
          <w:szCs w:val="24"/>
        </w:rPr>
        <w:fldChar w:fldCharType="separate"/>
      </w:r>
      <w:r w:rsidR="00081E78" w:rsidRPr="00081E78">
        <w:t>Colombo et al., 2020; Shahane et al., 2023)</w:t>
      </w:r>
      <w:r w:rsidR="00BF7DA9">
        <w:rPr>
          <w:i/>
          <w:szCs w:val="24"/>
        </w:rPr>
        <w:fldChar w:fldCharType="end"/>
      </w:r>
      <w:r w:rsidR="00E206EE">
        <w:rPr>
          <w:szCs w:val="24"/>
        </w:rPr>
        <w:t xml:space="preserve">, we chose </w:t>
      </w:r>
      <w:r w:rsidR="000B4EC5">
        <w:rPr>
          <w:szCs w:val="24"/>
        </w:rPr>
        <w:t>post-exposure assessments</w:t>
      </w:r>
      <w:r w:rsidR="00E44513">
        <w:rPr>
          <w:szCs w:val="24"/>
        </w:rPr>
        <w:t xml:space="preserve"> as our means of assessment</w:t>
      </w:r>
      <w:r w:rsidR="000B4EC5">
        <w:rPr>
          <w:szCs w:val="24"/>
        </w:rPr>
        <w:t xml:space="preserve"> </w:t>
      </w:r>
      <w:r w:rsidR="00081E78">
        <w:rPr>
          <w:szCs w:val="24"/>
        </w:rPr>
        <w:t xml:space="preserve">in part </w:t>
      </w:r>
      <w:r w:rsidR="000B4EC5">
        <w:rPr>
          <w:szCs w:val="24"/>
        </w:rPr>
        <w:t xml:space="preserve">for </w:t>
      </w:r>
      <w:r w:rsidR="00081E78">
        <w:rPr>
          <w:szCs w:val="24"/>
        </w:rPr>
        <w:t xml:space="preserve">the following </w:t>
      </w:r>
      <w:r w:rsidR="000B4EC5">
        <w:rPr>
          <w:szCs w:val="24"/>
        </w:rPr>
        <w:t>reasons</w:t>
      </w:r>
      <w:r w:rsidR="00BF7DA9">
        <w:rPr>
          <w:szCs w:val="24"/>
        </w:rPr>
        <w:t xml:space="preserve"> </w:t>
      </w:r>
      <w:r w:rsidR="000B4EC5">
        <w:rPr>
          <w:szCs w:val="24"/>
        </w:rPr>
        <w:t>: 1)</w:t>
      </w:r>
      <w:r w:rsidR="00A66903">
        <w:rPr>
          <w:szCs w:val="24"/>
        </w:rPr>
        <w:t xml:space="preserve"> </w:t>
      </w:r>
      <w:r w:rsidR="00A66903" w:rsidRPr="00A66903">
        <w:rPr>
          <w:szCs w:val="24"/>
        </w:rPr>
        <w:t>the potential for participant reactivity</w:t>
      </w:r>
      <w:r w:rsidR="00A66903">
        <w:rPr>
          <w:szCs w:val="24"/>
        </w:rPr>
        <w:t xml:space="preserve"> in response to assessing mid-exposure</w:t>
      </w:r>
      <w:r w:rsidR="00A66903" w:rsidRPr="00A66903">
        <w:rPr>
          <w:szCs w:val="24"/>
        </w:rPr>
        <w:t xml:space="preserve"> can lead </w:t>
      </w:r>
      <w:r w:rsidR="00A66903">
        <w:rPr>
          <w:szCs w:val="24"/>
        </w:rPr>
        <w:t>participants to alter their affective and regulatory behaviors in response to</w:t>
      </w:r>
      <w:r w:rsidR="00A66903" w:rsidRPr="00A66903">
        <w:rPr>
          <w:szCs w:val="24"/>
        </w:rPr>
        <w:t xml:space="preserve"> the assessment prompts</w:t>
      </w:r>
      <w:r w:rsidR="00A66903">
        <w:rPr>
          <w:szCs w:val="24"/>
        </w:rPr>
        <w:t xml:space="preserve"> </w:t>
      </w:r>
      <w:r w:rsidR="00BF7DA9">
        <w:rPr>
          <w:szCs w:val="24"/>
        </w:rPr>
        <w:fldChar w:fldCharType="begin"/>
      </w:r>
      <w:r w:rsidR="007B47B5">
        <w:rPr>
          <w:szCs w:val="24"/>
        </w:rPr>
        <w:instrText xml:space="preserve"> ADDIN ZOTERO_ITEM CSL_CITATION {"citationID":"EFMiGbWL","properties":{"formattedCitation":"(Stone et al., 2003)","plainCitation":"(Stone et al., 2003)","noteIndex":0},"citationItems":[{"id":9085,"uris":["http://zotero.org/users/6239255/items/94N2NXC8"],"itemData":{"id":9085,"type":"article-journal","abstract":"Paper diaries are commonly used in health care and clinical research to assess patient experiences. There is concern that patients do not comply with diary protocols, possibly invalidating the benefit of diary data. Compliance with paper diaries was examined with a paper diary and with an electronic diary that incorporated compliance-enhancing features. Participants were chronic pain patients and they were assigned to use either a paper diary instrumented to track diary use or an electronic diary that time-stamped entries. Participants were instructed to make three pain entries per day at predetermined times for 21 consecutive days. Primary outcome measures were reported vs actual compliance with paper diaries and actual compliance with paper diaries (defined by comparing the written times and the electronically-recorded times of diary use). Actual compliance was recorded by the electronic diary. Participants submitted diary cards corresponding to 90% of assigned times (Ϯ15 min). However, electronic records indicated that actual compliance was only 11%, indicating a high level of faked compliance. On 32% of all study days the paper diary binder was not opened, yet reported compliance for these days exceeded 90%. For the electronic diary, the actual compliance rate was 94%. In summary, participants with chronic pain enrolled in a study for research were not compliant with paper diaries but were compliant with an electronic diary with enhanced compliance features. The findings call into question the use of paper diaries and suggest that electronic diaries with compliance-enhancing features are a more effective way of collecting diary information. © 2003 Elsevier Science Inc. All rights reserved.","container-title":"Controlled Clinical Trials","DOI":"10.1016/S0197-2456(02)00320-3","ISSN":"01972456","issue":"2","journalAbbreviation":"Controlled Clinical Trials","language":"en","page":"182-199","source":"DOI.org (Crossref)","title":"Patient compliance with paper and electronic diaries","volume":"24","author":[{"family":"Stone","given":"Arthur A"},{"family":"Shiffman","given":"Saul"},{"family":"Schwartz","given":"Joseph E"},{"family":"Broderick","given":"Joan E"},{"family":"Hufford","given":"Michael R"}],"issued":{"date-parts":[["2003",4]]}}}],"schema":"https://github.com/citation-style-language/schema/raw/master/csl-citation.json"} </w:instrText>
      </w:r>
      <w:r w:rsidR="00BF7DA9">
        <w:rPr>
          <w:szCs w:val="24"/>
        </w:rPr>
        <w:fldChar w:fldCharType="separate"/>
      </w:r>
      <w:r w:rsidR="00BF7DA9" w:rsidRPr="00BF7DA9">
        <w:t>(Stone et al., 2003)</w:t>
      </w:r>
      <w:r w:rsidR="00BF7DA9">
        <w:rPr>
          <w:szCs w:val="24"/>
        </w:rPr>
        <w:fldChar w:fldCharType="end"/>
      </w:r>
      <w:r w:rsidR="00A66903">
        <w:rPr>
          <w:szCs w:val="24"/>
        </w:rPr>
        <w:t xml:space="preserve">, 2) training participants to use ESM or EMA technology </w:t>
      </w:r>
      <w:r w:rsidR="00BF7DA9">
        <w:rPr>
          <w:szCs w:val="24"/>
        </w:rPr>
        <w:t xml:space="preserve">effectively in this context </w:t>
      </w:r>
      <w:r w:rsidR="00A66903">
        <w:rPr>
          <w:szCs w:val="24"/>
        </w:rPr>
        <w:t>would require training in emotion regulation strategy categorization</w:t>
      </w:r>
      <w:r w:rsidR="00BF7DA9">
        <w:rPr>
          <w:szCs w:val="24"/>
        </w:rPr>
        <w:t xml:space="preserve"> in violation of the goals of this study</w:t>
      </w:r>
      <w:r w:rsidR="00A66903">
        <w:rPr>
          <w:szCs w:val="24"/>
        </w:rPr>
        <w:t xml:space="preserve">, </w:t>
      </w:r>
      <w:r w:rsidR="00BF7DA9">
        <w:rPr>
          <w:szCs w:val="24"/>
        </w:rPr>
        <w:t xml:space="preserve">and </w:t>
      </w:r>
      <w:r w:rsidR="00A66903">
        <w:rPr>
          <w:szCs w:val="24"/>
        </w:rPr>
        <w:t xml:space="preserve">3) </w:t>
      </w:r>
      <w:r w:rsidR="00BF7DA9">
        <w:rPr>
          <w:szCs w:val="24"/>
        </w:rPr>
        <w:t>the use of such technology during exposure would violate the immersive, high-intensity nature of the context</w:t>
      </w:r>
      <w:r w:rsidR="002E518D">
        <w:rPr>
          <w:szCs w:val="24"/>
        </w:rPr>
        <w:t xml:space="preserve"> </w:t>
      </w:r>
      <w:r w:rsidR="002E518D">
        <w:rPr>
          <w:szCs w:val="24"/>
        </w:rPr>
        <w:fldChar w:fldCharType="begin"/>
      </w:r>
      <w:r w:rsidR="007B47B5">
        <w:rPr>
          <w:szCs w:val="24"/>
        </w:rPr>
        <w:instrText xml:space="preserve"> ADDIN ZOTERO_ITEM CSL_CITATION {"citationID":"2tsJwVYY","properties":{"formattedCitation":"(Shiffman et al., 2008)","plainCitation":"(Shiffman et al., 2008)","noteIndex":0},"citationItems":[{"id":9084,"uris":["http://zotero.org/users/6239255/items/6AD3ZT4N"],"itemData":{"id":9084,"type":"article-journal","abstract":"Assessment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influence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psychology","DOI":"10.1146/annurev.clinpsy.3.022806.091415","ISSN":"1548-5943","journalAbbreviation":"Annu Rev Clin Psychol","language":"eng","note":"publisher-place: United States\nPMID: 18509902","page":"1-32","title":"Ecological momentary assessment.","volume":"4","author":[{"family":"Shiffman","given":"Saul"},{"family":"Stone","given":"Arthur A."},{"family":"Hufford","given":"Michael R."}],"issued":{"date-parts":[["2008"]]}}}],"schema":"https://github.com/citation-style-language/schema/raw/master/csl-citation.json"} </w:instrText>
      </w:r>
      <w:r w:rsidR="002E518D">
        <w:rPr>
          <w:szCs w:val="24"/>
        </w:rPr>
        <w:fldChar w:fldCharType="separate"/>
      </w:r>
      <w:r w:rsidR="002E518D" w:rsidRPr="002E518D">
        <w:t>(Shiffman et al., 2008)</w:t>
      </w:r>
      <w:r w:rsidR="002E518D">
        <w:rPr>
          <w:szCs w:val="24"/>
        </w:rPr>
        <w:fldChar w:fldCharType="end"/>
      </w:r>
      <w:r w:rsidR="00A66903">
        <w:rPr>
          <w:szCs w:val="24"/>
        </w:rPr>
        <w:t>.</w:t>
      </w:r>
      <w:r w:rsidR="00E40F37">
        <w:rPr>
          <w:szCs w:val="24"/>
        </w:rPr>
        <w:t xml:space="preserve"> P</w:t>
      </w:r>
      <w:r w:rsidRPr="008C7178">
        <w:rPr>
          <w:szCs w:val="24"/>
        </w:rPr>
        <w:t>articipants described the events, noted which emotions they felt</w:t>
      </w:r>
      <w:r w:rsidR="00E40F37">
        <w:rPr>
          <w:szCs w:val="24"/>
        </w:rPr>
        <w:t xml:space="preserve"> via free response</w:t>
      </w:r>
      <w:r w:rsidRPr="008C7178">
        <w:rPr>
          <w:szCs w:val="24"/>
        </w:rPr>
        <w:t>, how intense those emotions were</w:t>
      </w:r>
      <w:r w:rsidR="00E40F37">
        <w:rPr>
          <w:szCs w:val="24"/>
        </w:rPr>
        <w:t xml:space="preserve"> on a</w:t>
      </w:r>
      <w:r w:rsidR="000967D7">
        <w:rPr>
          <w:szCs w:val="24"/>
        </w:rPr>
        <w:t xml:space="preserve"> 5</w:t>
      </w:r>
      <w:r w:rsidR="00E40F37">
        <w:rPr>
          <w:szCs w:val="24"/>
        </w:rPr>
        <w:t>-point Likert scale</w:t>
      </w:r>
      <w:r w:rsidRPr="008C7178">
        <w:rPr>
          <w:szCs w:val="24"/>
        </w:rPr>
        <w:t>, and described how they tried to regulate those emotions, if at all</w:t>
      </w:r>
      <w:r w:rsidR="00595359">
        <w:rPr>
          <w:szCs w:val="24"/>
        </w:rPr>
        <w:t>, via free response</w:t>
      </w:r>
      <w:r w:rsidRPr="008C7178">
        <w:rPr>
          <w:szCs w:val="24"/>
        </w:rPr>
        <w:t>.</w:t>
      </w:r>
      <w:r w:rsidR="00061A33">
        <w:rPr>
          <w:szCs w:val="24"/>
        </w:rPr>
        <w:t xml:space="preserve"> People’s accuracy in recalling details of similar real-world experiences via free response has surprisingly high</w:t>
      </w:r>
      <w:r w:rsidR="002013C5">
        <w:rPr>
          <w:szCs w:val="24"/>
        </w:rPr>
        <w:t xml:space="preserve"> in recent investigations using similar methodology</w:t>
      </w:r>
      <w:r w:rsidR="00061A33">
        <w:rPr>
          <w:szCs w:val="24"/>
        </w:rPr>
        <w:t xml:space="preserve"> </w:t>
      </w:r>
      <w:r w:rsidR="00A97406">
        <w:rPr>
          <w:szCs w:val="24"/>
        </w:rPr>
        <w:fldChar w:fldCharType="begin"/>
      </w:r>
      <w:r w:rsidR="007B47B5">
        <w:rPr>
          <w:szCs w:val="24"/>
        </w:rPr>
        <w:instrText xml:space="preserve"> ADDIN ZOTERO_ITEM CSL_CITATION {"citationID":"JH3zIoaS","properties":{"formattedCitation":"(Diamond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A97406">
        <w:rPr>
          <w:szCs w:val="24"/>
        </w:rPr>
        <w:fldChar w:fldCharType="separate"/>
      </w:r>
      <w:r w:rsidR="00A97406" w:rsidRPr="00A97406">
        <w:t>(Diamond et al., 2020)</w:t>
      </w:r>
      <w:r w:rsidR="00A97406">
        <w:rPr>
          <w:szCs w:val="24"/>
        </w:rPr>
        <w:fldChar w:fldCharType="end"/>
      </w:r>
      <w:r w:rsidR="00A97406">
        <w:rPr>
          <w:szCs w:val="24"/>
        </w:rPr>
        <w:t xml:space="preserve">. </w:t>
      </w:r>
      <w:r w:rsidRPr="008C7178">
        <w:rPr>
          <w:szCs w:val="24"/>
        </w:rPr>
        <w:t xml:space="preserve">Participants were also asked directly whether they attempted to down- or up-regulate their experiences, how successful their regulatory efforts were, and regulatory responses were assessed in response to each emotion rather than each event. We refer to data captured at this time point as being “immediately reported”. Following completion of immediate post-exposure measures, participants were dismissed, instructed to not discuss their experiences, and to remain in contact with researchers for </w:t>
      </w:r>
      <w:r w:rsidR="00284B25">
        <w:rPr>
          <w:szCs w:val="24"/>
        </w:rPr>
        <w:t>a</w:t>
      </w:r>
      <w:r w:rsidR="00987F40">
        <w:rPr>
          <w:szCs w:val="24"/>
        </w:rPr>
        <w:t xml:space="preserve"> f</w:t>
      </w:r>
      <w:r w:rsidRPr="008C7178">
        <w:rPr>
          <w:szCs w:val="24"/>
        </w:rPr>
        <w:t>ollow-up session</w:t>
      </w:r>
      <w:r w:rsidR="00284B25">
        <w:rPr>
          <w:szCs w:val="24"/>
        </w:rPr>
        <w:t xml:space="preserve"> which</w:t>
      </w:r>
      <w:r w:rsidRPr="008C7178">
        <w:rPr>
          <w:szCs w:val="24"/>
        </w:rPr>
        <w:t xml:space="preserve"> w</w:t>
      </w:r>
      <w:r w:rsidR="00987F40">
        <w:rPr>
          <w:szCs w:val="24"/>
        </w:rPr>
        <w:t xml:space="preserve">as </w:t>
      </w:r>
      <w:r w:rsidRPr="008C7178">
        <w:rPr>
          <w:szCs w:val="24"/>
        </w:rPr>
        <w:t>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proofErr w:type="spellStart"/>
      <w:r w:rsidRPr="008C7178">
        <w:rPr>
          <w:i/>
          <w:szCs w:val="24"/>
        </w:rPr>
        <w:t>sd</w:t>
      </w:r>
      <w:r w:rsidRPr="008C7178">
        <w:rPr>
          <w:i/>
          <w:szCs w:val="24"/>
          <w:vertAlign w:val="subscript"/>
        </w:rPr>
        <w:t>delay</w:t>
      </w:r>
      <w:proofErr w:type="spellEnd"/>
      <w:r w:rsidRPr="008C7178">
        <w:rPr>
          <w:i/>
          <w:szCs w:val="24"/>
          <w:vertAlign w:val="subscript"/>
        </w:rPr>
        <w:t xml:space="preserve"> </w:t>
      </w:r>
      <w:r w:rsidRPr="008C7178">
        <w:rPr>
          <w:szCs w:val="24"/>
        </w:rPr>
        <w:t>= 0.91 days)</w:t>
      </w:r>
      <w:r w:rsidR="00987F40">
        <w:rPr>
          <w:szCs w:val="24"/>
        </w:rPr>
        <w:t xml:space="preserve"> to assess how memory of self-regulation and memory accuracy in this context alters over time</w:t>
      </w:r>
      <w:r w:rsidR="00284B25">
        <w:rPr>
          <w:szCs w:val="24"/>
        </w:rPr>
        <w:t>.</w:t>
      </w:r>
      <w:r w:rsidR="009B0A20">
        <w:rPr>
          <w:szCs w:val="24"/>
        </w:rPr>
        <w:t xml:space="preserve"> At this delayed follow-up session, participants were tasked with identifying six additional events and their affective and regulatory responses to each. </w:t>
      </w:r>
    </w:p>
    <w:p w14:paraId="7874A14A" w14:textId="2C10F97A" w:rsidR="00EA7DB5" w:rsidRDefault="00EA7DB5" w:rsidP="000967D7">
      <w:pPr>
        <w:spacing w:after="0" w:line="480" w:lineRule="auto"/>
        <w:ind w:left="0" w:firstLine="720"/>
        <w:rPr>
          <w:szCs w:val="24"/>
        </w:rPr>
      </w:pPr>
      <w:r>
        <w:rPr>
          <w:b/>
          <w:szCs w:val="24"/>
        </w:rPr>
        <w:lastRenderedPageBreak/>
        <w:t>Strategy Usage C</w:t>
      </w:r>
      <w:r w:rsidRPr="008C7178">
        <w:rPr>
          <w:b/>
          <w:szCs w:val="24"/>
        </w:rPr>
        <w:t>oding</w:t>
      </w:r>
      <w:r w:rsidRPr="008C7178">
        <w:rPr>
          <w:szCs w:val="24"/>
        </w:rPr>
        <w:t xml:space="preserve">. </w:t>
      </w:r>
      <w:r>
        <w:rPr>
          <w:szCs w:val="24"/>
        </w:rPr>
        <w:t>During piloting, t</w:t>
      </w:r>
      <w:r w:rsidRPr="008C7178">
        <w:rPr>
          <w:szCs w:val="24"/>
        </w:rPr>
        <w:t>wo hypotheses-blind raters classified strategy descriptions into one or more strategy categories: Reappraisal, Distraction,</w:t>
      </w:r>
      <w:r>
        <w:rPr>
          <w:szCs w:val="24"/>
        </w:rPr>
        <w:t xml:space="preserve"> Suppression, Situation Selection, Situation Modification, or ‘None of the </w:t>
      </w:r>
      <w:r w:rsidR="004D4566">
        <w:rPr>
          <w:szCs w:val="24"/>
        </w:rPr>
        <w:t>above’</w:t>
      </w:r>
      <w:r w:rsidRPr="008C7178">
        <w:rPr>
          <w:szCs w:val="24"/>
        </w:rPr>
        <w:t xml:space="preserve"> (IRR Agreement = 0.88</w:t>
      </w:r>
      <w:r>
        <w:rPr>
          <w:szCs w:val="24"/>
        </w:rPr>
        <w:t>0</w:t>
      </w:r>
      <w:r w:rsidRPr="008C7178">
        <w:rPr>
          <w:szCs w:val="24"/>
        </w:rPr>
        <w:t>).</w:t>
      </w:r>
      <w:r>
        <w:rPr>
          <w:szCs w:val="24"/>
        </w:rPr>
        <w:t xml:space="preserve"> </w:t>
      </w:r>
      <w:r w:rsidRPr="008C7178">
        <w:rPr>
          <w:szCs w:val="24"/>
        </w:rPr>
        <w:t xml:space="preserve">Raters were </w:t>
      </w:r>
      <w:r w:rsidR="004D4566">
        <w:rPr>
          <w:szCs w:val="24"/>
        </w:rPr>
        <w:t>also provided the participant’s description of the event and</w:t>
      </w:r>
      <w:r w:rsidRPr="008C7178">
        <w:rPr>
          <w:szCs w:val="24"/>
        </w:rPr>
        <w:t xml:space="preserve"> the </w:t>
      </w:r>
      <w:r w:rsidR="004D4566">
        <w:rPr>
          <w:szCs w:val="24"/>
        </w:rPr>
        <w:t>emotions they experienced which they indicated having downregulated</w:t>
      </w:r>
      <w:r w:rsidRPr="008C7178">
        <w:rPr>
          <w:szCs w:val="24"/>
        </w:rPr>
        <w:t xml:space="preserve">. Raters were undergraduate research assistants who trained by first reviewing examples of landmark literature which defined the strategies of interest as commonly used in the field </w:t>
      </w:r>
      <w:r>
        <w:rPr>
          <w:szCs w:val="24"/>
        </w:rPr>
        <w:fldChar w:fldCharType="begin"/>
      </w:r>
      <w:r w:rsidR="007B47B5">
        <w:rPr>
          <w:szCs w:val="24"/>
        </w:rPr>
        <w:instrText xml:space="preserve"> ADDIN ZOTERO_ITEM CSL_CITATION {"citationID":"LqjL0JTv","properties":{"formattedCitation":"(Gross, 1998, 2002)","plainCitation":"(Gross, 1998, 2002)","noteIndex":0},"citationItems":[{"id":1157,"uris":["http://zotero.org/users/6239255/items/KVQCAXMN"],"itemData":{"id":1157,"type":"article-journal","abstract":"Using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J."}],"issued":{"date-parts":[["1998",1]]}}},{"id":712,"uris":["http://zotero.org/users/6239255/items/U6YN5C6Q"],"itemData":{"id":712,"type":"article-journal","abstract":"One of life’s great challenges is successfully regulating emotions. Do some emotion regulation strategies have more to recommend them than others? According to Gross’s ~1998, Review of General Psychology, 2, 271–299! process model of emotion regulation, strategies that act early in the emotion-generative process should have a different profile of consequences than strategies that act later on. This review focuses on two commonly used strategies for down-regulating emotion. The first, reappraisal, comes early in the emotion-generative process. It consists of changing the way a situation is construed so as to decrease its emotional impact. The second, suppression, comes later in the emotiongenerative process. It consists of inhibiting the outward signs of inner feelings. Experimental and individual-difference studies find reappraisal is often more effective than suppression. Reappraisal decreases emotion experience and behavioral expression, and has no impact on memory. By contrast, suppression decreases behavioral expression, but fails to decrease emotion experience, and actually impairs memory. Suppression also increases physiological responding for suppressors and their social partners. This review concludes with a consideration of five important directions for future research on emotion regulation processes.","container-title":"Psychophysiology","DOI":"10.1017/S0048577201393198","ISSN":"00485772","issue":"3","journalAbbreviation":"Psychophysiol.","language":"en","page":"281-291","source":"DOI.org (Crossref)","title":"Emotion regulation: Affective, cognitive, and social consequences","title-short":"Emotion regulation","volume":"39","author":[{"family":"Gross","given":"James J."}],"issued":{"date-parts":[["2002",5]]}}}],"schema":"https://github.com/citation-style-language/schema/raw/master/csl-citation.json"} </w:instrText>
      </w:r>
      <w:r>
        <w:rPr>
          <w:szCs w:val="24"/>
        </w:rPr>
        <w:fldChar w:fldCharType="separate"/>
      </w:r>
      <w:r w:rsidRPr="0047236C">
        <w:t>(Gross, 1998, 2002)</w:t>
      </w:r>
      <w:r>
        <w:rPr>
          <w:szCs w:val="24"/>
        </w:rPr>
        <w:fldChar w:fldCharType="end"/>
      </w:r>
      <w:r w:rsidRPr="008C7178">
        <w:rPr>
          <w:szCs w:val="24"/>
        </w:rPr>
        <w:t xml:space="preserve">. Raters then reviewed select methodological excerpts from experimental papers to see how cognitive reappraisal, attention deployment, and other Process Model strategies were defined within </w:t>
      </w:r>
      <w:r>
        <w:rPr>
          <w:szCs w:val="24"/>
        </w:rPr>
        <w:t>past studies</w:t>
      </w:r>
      <w:r w:rsidRPr="008C7178">
        <w:rPr>
          <w:szCs w:val="24"/>
        </w:rPr>
        <w:t xml:space="preserve"> </w:t>
      </w:r>
      <w:r>
        <w:rPr>
          <w:szCs w:val="24"/>
        </w:rPr>
        <w:fldChar w:fldCharType="begin"/>
      </w:r>
      <w:r w:rsidR="007B47B5">
        <w:rPr>
          <w:szCs w:val="24"/>
        </w:rPr>
        <w:instrText xml:space="preserve"> ADDIN ZOTERO_ITEM CSL_CITATION {"citationID":"jg4LPbVp","properties":{"formattedCitation":"(Shafir et al., 2016; Sheppes et al., 2011)","plainCitation":"(Shafir et al., 2016; Sheppes et al., 2011)","noteIndex":0},"citationItems":[{"id":412,"uris":["http://zotero.org/users/6239255/items/VXIIHLST"],"itemData":{"id":412,"type":"article-journal","abstract":"Emotional-intensity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Pr="0047236C">
        <w:t>(Shafir et al., 2016; Sheppes et al., 2011)</w:t>
      </w:r>
      <w:r>
        <w:rPr>
          <w:szCs w:val="24"/>
        </w:rPr>
        <w:fldChar w:fldCharType="end"/>
      </w:r>
      <w:r w:rsidRPr="008C7178">
        <w:rPr>
          <w:szCs w:val="24"/>
        </w:rPr>
        <w:t xml:space="preserve">. Lastly, raters independently completed classification exercises using examples of regulation strategy descriptions </w:t>
      </w:r>
      <w:r w:rsidR="004D4566">
        <w:rPr>
          <w:szCs w:val="24"/>
        </w:rPr>
        <w:t xml:space="preserve">from the same context but which were </w:t>
      </w:r>
      <w:r w:rsidRPr="008C7178">
        <w:rPr>
          <w:szCs w:val="24"/>
        </w:rPr>
        <w:t xml:space="preserve">not included in the primary </w:t>
      </w:r>
      <w:r w:rsidR="004D4566">
        <w:rPr>
          <w:szCs w:val="24"/>
        </w:rPr>
        <w:t>data</w:t>
      </w:r>
      <w:r w:rsidRPr="008C7178">
        <w:rPr>
          <w:szCs w:val="24"/>
        </w:rPr>
        <w:t xml:space="preserve"> set. Through the training and classification process, raters were instructed not to collaborate or discuss their ratings with each other during the rating process. After individually classifying each description, </w:t>
      </w:r>
      <w:r w:rsidR="004D4566">
        <w:rPr>
          <w:szCs w:val="24"/>
        </w:rPr>
        <w:t xml:space="preserve">raters emailed their </w:t>
      </w:r>
      <w:r w:rsidR="00F01730">
        <w:rPr>
          <w:szCs w:val="24"/>
        </w:rPr>
        <w:t>assessments to the moderator, who compared the ratings for disagreements (i.e., cases in which raters disagreed on how a regulation event should be classified). The moderator</w:t>
      </w:r>
      <w:r w:rsidRPr="008C7178">
        <w:rPr>
          <w:szCs w:val="24"/>
        </w:rPr>
        <w:t xml:space="preserve"> </w:t>
      </w:r>
      <w:r w:rsidR="00F01730">
        <w:rPr>
          <w:szCs w:val="24"/>
        </w:rPr>
        <w:t>then</w:t>
      </w:r>
      <w:r w:rsidRPr="008C7178">
        <w:rPr>
          <w:szCs w:val="24"/>
        </w:rPr>
        <w:t xml:space="preserve"> met with both raters remotely using a digital video conferencing platform and moderated a review of the classifications, asking raters to compromise in cases of classification disagreement. The </w:t>
      </w:r>
      <w:r w:rsidR="00F01730">
        <w:rPr>
          <w:szCs w:val="24"/>
        </w:rPr>
        <w:t xml:space="preserve">moderator’s role was to facilitate discussion of </w:t>
      </w:r>
      <w:r w:rsidRPr="008C7178">
        <w:rPr>
          <w:szCs w:val="24"/>
        </w:rPr>
        <w:t xml:space="preserve">classifications and </w:t>
      </w:r>
      <w:r w:rsidR="00F01730">
        <w:rPr>
          <w:szCs w:val="24"/>
        </w:rPr>
        <w:t>document</w:t>
      </w:r>
      <w:r w:rsidRPr="008C7178">
        <w:rPr>
          <w:szCs w:val="24"/>
        </w:rPr>
        <w:t xml:space="preserve"> their </w:t>
      </w:r>
      <w:r w:rsidR="00F01730">
        <w:rPr>
          <w:szCs w:val="24"/>
        </w:rPr>
        <w:t xml:space="preserve">conclusions, but was not involved in the discussion and disconnected </w:t>
      </w:r>
      <w:r w:rsidRPr="008C7178">
        <w:rPr>
          <w:szCs w:val="24"/>
        </w:rPr>
        <w:t xml:space="preserve">during </w:t>
      </w:r>
      <w:r w:rsidR="00F01730">
        <w:rPr>
          <w:szCs w:val="24"/>
        </w:rPr>
        <w:t>them (i.e., muted their microphone; turned off camera)</w:t>
      </w:r>
      <w:r w:rsidRPr="008C7178">
        <w:rPr>
          <w:szCs w:val="24"/>
        </w:rPr>
        <w:t xml:space="preserve"> to avoid </w:t>
      </w:r>
      <w:r w:rsidR="00F01730">
        <w:rPr>
          <w:szCs w:val="24"/>
        </w:rPr>
        <w:t>unduly influencing the outcome</w:t>
      </w:r>
      <w:r w:rsidRPr="008C7178">
        <w:rPr>
          <w:szCs w:val="24"/>
        </w:rPr>
        <w:t xml:space="preserve">.    </w:t>
      </w:r>
    </w:p>
    <w:p w14:paraId="5A2E3599" w14:textId="44AAEC18" w:rsidR="00EA7DB5" w:rsidRPr="00EA7DB5" w:rsidRDefault="00F52285" w:rsidP="000967D7">
      <w:pPr>
        <w:spacing w:after="0" w:line="480" w:lineRule="auto"/>
        <w:ind w:left="0" w:firstLine="720"/>
        <w:rPr>
          <w:szCs w:val="24"/>
        </w:rPr>
      </w:pPr>
      <w:r>
        <w:rPr>
          <w:szCs w:val="24"/>
        </w:rPr>
        <w:t xml:space="preserve">This approach revealed that distraction and reappraisal were by far the </w:t>
      </w:r>
      <w:proofErr w:type="gramStart"/>
      <w:r>
        <w:rPr>
          <w:szCs w:val="24"/>
        </w:rPr>
        <w:t>most commonly used</w:t>
      </w:r>
      <w:proofErr w:type="gramEnd"/>
      <w:r>
        <w:rPr>
          <w:szCs w:val="24"/>
        </w:rPr>
        <w:t xml:space="preserve"> strategies in this context</w:t>
      </w:r>
      <w:r w:rsidR="00DC1D9A">
        <w:rPr>
          <w:szCs w:val="24"/>
        </w:rPr>
        <w:t>.</w:t>
      </w:r>
      <w:r w:rsidR="00DC1D9A" w:rsidRPr="00DC1D9A">
        <w:t xml:space="preserve"> </w:t>
      </w:r>
      <w:r w:rsidR="00DC1D9A">
        <w:rPr>
          <w:szCs w:val="24"/>
        </w:rPr>
        <w:t xml:space="preserve">Of the </w:t>
      </w:r>
      <w:r w:rsidR="00DC1D9A" w:rsidRPr="00DC1D9A">
        <w:rPr>
          <w:szCs w:val="24"/>
        </w:rPr>
        <w:t>1</w:t>
      </w:r>
      <w:r w:rsidR="00DC1D9A">
        <w:rPr>
          <w:szCs w:val="24"/>
        </w:rPr>
        <w:t>82</w:t>
      </w:r>
      <w:r w:rsidR="00DC1D9A" w:rsidRPr="00DC1D9A">
        <w:rPr>
          <w:szCs w:val="24"/>
        </w:rPr>
        <w:t xml:space="preserve"> </w:t>
      </w:r>
      <w:r w:rsidR="00DC1D9A">
        <w:rPr>
          <w:szCs w:val="24"/>
        </w:rPr>
        <w:t xml:space="preserve">self-reported </w:t>
      </w:r>
      <w:ins w:id="235" w:author="Billy Mitchell [2]" w:date="2023-11-07T16:40:00Z">
        <w:r w:rsidR="00B24E27">
          <w:rPr>
            <w:szCs w:val="24"/>
          </w:rPr>
          <w:t xml:space="preserve">downregulated </w:t>
        </w:r>
      </w:ins>
      <w:r w:rsidR="00DC1D9A">
        <w:rPr>
          <w:szCs w:val="24"/>
        </w:rPr>
        <w:t>events</w:t>
      </w:r>
      <w:ins w:id="236" w:author="Billy Mitchell [2]" w:date="2023-11-07T16:39:00Z">
        <w:r w:rsidR="00B24E27">
          <w:rPr>
            <w:szCs w:val="24"/>
          </w:rPr>
          <w:t xml:space="preserve"> </w:t>
        </w:r>
      </w:ins>
      <w:ins w:id="237" w:author="Billy Mitchell [2]" w:date="2023-11-07T16:40:00Z">
        <w:r w:rsidR="00B24E27">
          <w:rPr>
            <w:szCs w:val="24"/>
          </w:rPr>
          <w:t>recorded in t</w:t>
        </w:r>
      </w:ins>
      <w:ins w:id="238" w:author="Billy Mitchell [2]" w:date="2023-11-07T16:39:00Z">
        <w:r w:rsidR="00B24E27">
          <w:rPr>
            <w:szCs w:val="24"/>
          </w:rPr>
          <w:t>he pilot</w:t>
        </w:r>
      </w:ins>
      <w:del w:id="239" w:author="Billy Mitchell [2]" w:date="2023-11-07T16:40:00Z">
        <w:r w:rsidR="00DC1D9A" w:rsidDel="00B24E27">
          <w:rPr>
            <w:szCs w:val="24"/>
          </w:rPr>
          <w:delText xml:space="preserve"> in which a participant indicated they attempted to downregulate their emotions</w:delText>
        </w:r>
      </w:del>
      <w:r w:rsidR="00DC1D9A">
        <w:rPr>
          <w:szCs w:val="24"/>
        </w:rPr>
        <w:t>, 30.7% used reappraisal and 61.5% used distraction, with the other three strategies</w:t>
      </w:r>
      <w:r w:rsidR="00081E78">
        <w:rPr>
          <w:szCs w:val="24"/>
        </w:rPr>
        <w:t xml:space="preserve"> (i.e., </w:t>
      </w:r>
      <w:r w:rsidR="00081E78">
        <w:rPr>
          <w:szCs w:val="24"/>
        </w:rPr>
        <w:lastRenderedPageBreak/>
        <w:t>suppression, situation modification, situation selection)</w:t>
      </w:r>
      <w:r w:rsidR="00DC1D9A">
        <w:rPr>
          <w:szCs w:val="24"/>
        </w:rPr>
        <w:t xml:space="preserve"> combined appearing in fewer than 20% of events (Note that the total percentage sum is greater than 100% due to the occurrence of multi-strategy events). </w:t>
      </w:r>
      <w:r w:rsidR="00E42073">
        <w:rPr>
          <w:szCs w:val="24"/>
        </w:rPr>
        <w:t>T</w:t>
      </w:r>
      <w:r w:rsidR="00EA7DB5" w:rsidRPr="008C7178">
        <w:rPr>
          <w:szCs w:val="24"/>
        </w:rPr>
        <w:t xml:space="preserve">wo hypotheses-blind raters classified each observation’s strategy description </w:t>
      </w:r>
      <w:r w:rsidR="006117C7">
        <w:rPr>
          <w:szCs w:val="24"/>
        </w:rPr>
        <w:t xml:space="preserve">in Study 1 </w:t>
      </w:r>
      <w:r w:rsidR="00EA7DB5" w:rsidRPr="008C7178">
        <w:rPr>
          <w:szCs w:val="24"/>
        </w:rPr>
        <w:t xml:space="preserve">into one or more strategy categories: Reappraisal, Distraction, </w:t>
      </w:r>
      <w:r w:rsidR="00DA5661">
        <w:rPr>
          <w:szCs w:val="24"/>
        </w:rPr>
        <w:t xml:space="preserve">Suppression, </w:t>
      </w:r>
      <w:r w:rsidR="00EA7DB5" w:rsidRPr="008C7178">
        <w:rPr>
          <w:szCs w:val="24"/>
        </w:rPr>
        <w:t xml:space="preserve">a combination of the </w:t>
      </w:r>
      <w:r w:rsidR="00DA5661">
        <w:rPr>
          <w:szCs w:val="24"/>
        </w:rPr>
        <w:t>three</w:t>
      </w:r>
      <w:r w:rsidR="00EA7DB5" w:rsidRPr="008C7178">
        <w:rPr>
          <w:szCs w:val="24"/>
        </w:rPr>
        <w:t>, or none of the above (IRR Agreement = 0.877).</w:t>
      </w:r>
      <w:r w:rsidR="00E42073">
        <w:rPr>
          <w:szCs w:val="24"/>
        </w:rPr>
        <w:t xml:space="preserve"> Situation Modification and Selection were excluded due to the infrequency of their use. </w:t>
      </w:r>
      <w:r w:rsidR="00DA5661">
        <w:rPr>
          <w:szCs w:val="24"/>
        </w:rPr>
        <w:t xml:space="preserve">Suppression was </w:t>
      </w:r>
      <w:r w:rsidR="00E42073">
        <w:rPr>
          <w:szCs w:val="24"/>
        </w:rPr>
        <w:t xml:space="preserve">also used infrequently in Study </w:t>
      </w:r>
      <w:proofErr w:type="gramStart"/>
      <w:r w:rsidR="00E42073">
        <w:rPr>
          <w:szCs w:val="24"/>
        </w:rPr>
        <w:t xml:space="preserve">1, </w:t>
      </w:r>
      <w:r w:rsidR="00A10180">
        <w:rPr>
          <w:szCs w:val="24"/>
        </w:rPr>
        <w:t>but</w:t>
      </w:r>
      <w:proofErr w:type="gramEnd"/>
      <w:r w:rsidR="00A10180">
        <w:rPr>
          <w:szCs w:val="24"/>
        </w:rPr>
        <w:t xml:space="preserve"> was </w:t>
      </w:r>
      <w:r w:rsidR="00500583">
        <w:rPr>
          <w:szCs w:val="24"/>
        </w:rPr>
        <w:t xml:space="preserve">categorized </w:t>
      </w:r>
      <w:r w:rsidR="00E42073">
        <w:rPr>
          <w:szCs w:val="24"/>
        </w:rPr>
        <w:t xml:space="preserve">by </w:t>
      </w:r>
      <w:r w:rsidR="00A10180">
        <w:rPr>
          <w:szCs w:val="24"/>
        </w:rPr>
        <w:t xml:space="preserve">Study 1 </w:t>
      </w:r>
      <w:r w:rsidR="00E42073">
        <w:rPr>
          <w:szCs w:val="24"/>
        </w:rPr>
        <w:t>raters due</w:t>
      </w:r>
      <w:r w:rsidR="00DA5661">
        <w:rPr>
          <w:szCs w:val="24"/>
        </w:rPr>
        <w:t xml:space="preserve"> to its </w:t>
      </w:r>
      <w:r w:rsidR="00A10180">
        <w:rPr>
          <w:szCs w:val="24"/>
        </w:rPr>
        <w:t xml:space="preserve">large </w:t>
      </w:r>
      <w:r w:rsidR="00E42073">
        <w:rPr>
          <w:szCs w:val="24"/>
        </w:rPr>
        <w:t>presence</w:t>
      </w:r>
      <w:r w:rsidR="00DA5661">
        <w:rPr>
          <w:szCs w:val="24"/>
        </w:rPr>
        <w:t xml:space="preserve"> within the </w:t>
      </w:r>
      <w:r w:rsidR="00A10180">
        <w:rPr>
          <w:szCs w:val="24"/>
        </w:rPr>
        <w:t xml:space="preserve">broader </w:t>
      </w:r>
      <w:r w:rsidR="00DA5661">
        <w:rPr>
          <w:szCs w:val="24"/>
        </w:rPr>
        <w:t>literature</w:t>
      </w:r>
      <w:r w:rsidR="00E42073">
        <w:rPr>
          <w:szCs w:val="24"/>
        </w:rPr>
        <w:t>.</w:t>
      </w:r>
      <w:r w:rsidR="00EA7DB5">
        <w:rPr>
          <w:szCs w:val="24"/>
        </w:rPr>
        <w:t xml:space="preserve"> </w:t>
      </w:r>
      <w:proofErr w:type="gramStart"/>
      <w:r w:rsidR="00EA7DB5" w:rsidRPr="008C7178">
        <w:rPr>
          <w:szCs w:val="24"/>
        </w:rPr>
        <w:t>Raters</w:t>
      </w:r>
      <w:proofErr w:type="gramEnd"/>
      <w:r w:rsidR="00EA7DB5" w:rsidRPr="008C7178">
        <w:rPr>
          <w:szCs w:val="24"/>
        </w:rPr>
        <w:t xml:space="preserve"> were undergraduate research assistants who were trained using the same methodology described in </w:t>
      </w:r>
      <w:r w:rsidR="006117C7">
        <w:rPr>
          <w:szCs w:val="24"/>
        </w:rPr>
        <w:t xml:space="preserve">the pilot </w:t>
      </w:r>
      <w:proofErr w:type="gramStart"/>
      <w:r w:rsidR="006117C7">
        <w:rPr>
          <w:szCs w:val="24"/>
        </w:rPr>
        <w:t>study</w:t>
      </w:r>
      <w:r w:rsidR="00500583">
        <w:rPr>
          <w:szCs w:val="24"/>
        </w:rPr>
        <w:t>, but</w:t>
      </w:r>
      <w:proofErr w:type="gramEnd"/>
      <w:r w:rsidR="00500583">
        <w:rPr>
          <w:szCs w:val="24"/>
        </w:rPr>
        <w:t xml:space="preserve"> were not the same raters from the pilot study</w:t>
      </w:r>
      <w:r w:rsidR="00EA7DB5" w:rsidRPr="008C7178">
        <w:rPr>
          <w:szCs w:val="24"/>
        </w:rPr>
        <w:t>.</w:t>
      </w:r>
      <w:r w:rsidR="006117C7">
        <w:rPr>
          <w:szCs w:val="24"/>
        </w:rPr>
        <w:t xml:space="preserve"> The</w:t>
      </w:r>
      <w:r w:rsidR="0077631A">
        <w:rPr>
          <w:szCs w:val="24"/>
        </w:rPr>
        <w:t xml:space="preserve"> training materials </w:t>
      </w:r>
      <w:r w:rsidR="004D4566">
        <w:rPr>
          <w:szCs w:val="24"/>
        </w:rPr>
        <w:t xml:space="preserve">and instructions </w:t>
      </w:r>
      <w:r w:rsidR="0077631A">
        <w:rPr>
          <w:szCs w:val="24"/>
        </w:rPr>
        <w:t xml:space="preserve">generated for this purpose </w:t>
      </w:r>
      <w:r w:rsidR="004D4566">
        <w:rPr>
          <w:szCs w:val="24"/>
        </w:rPr>
        <w:t>have been made</w:t>
      </w:r>
      <w:r w:rsidR="0077631A">
        <w:rPr>
          <w:szCs w:val="24"/>
        </w:rPr>
        <w:t xml:space="preserve"> available</w:t>
      </w:r>
      <w:r w:rsidR="004D4566">
        <w:rPr>
          <w:szCs w:val="24"/>
        </w:rPr>
        <w:t xml:space="preserve"> within our OSF repository (</w:t>
      </w:r>
      <w:r w:rsidR="004D4566">
        <w:rPr>
          <w:i/>
          <w:iCs/>
          <w:szCs w:val="24"/>
        </w:rPr>
        <w:t xml:space="preserve">See </w:t>
      </w:r>
      <w:r w:rsidR="004D4566" w:rsidRPr="004D4566">
        <w:rPr>
          <w:b/>
          <w:szCs w:val="24"/>
        </w:rPr>
        <w:t>Open Practices</w:t>
      </w:r>
      <w:r w:rsidR="004D4566">
        <w:rPr>
          <w:szCs w:val="24"/>
        </w:rPr>
        <w:t>).</w:t>
      </w:r>
    </w:p>
    <w:p w14:paraId="75013AA1" w14:textId="1DDD99A1" w:rsidR="00425004" w:rsidRPr="008C7178" w:rsidRDefault="00B720B2" w:rsidP="000967D7">
      <w:pPr>
        <w:spacing w:after="0" w:line="480" w:lineRule="auto"/>
        <w:ind w:left="0" w:firstLine="0"/>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recommended by R’s native spell checking software, 5) lemmatization (e.g., “annoyance”, “annoying”, and</w:t>
      </w:r>
      <w:r w:rsidR="008C7178">
        <w:rPr>
          <w:szCs w:val="24"/>
        </w:rPr>
        <w:t xml:space="preserve"> </w:t>
      </w:r>
      <w:r w:rsidRPr="008C7178">
        <w:rPr>
          <w:szCs w:val="24"/>
        </w:rPr>
        <w:t>“annoyed” become “annoy”</w:t>
      </w:r>
      <w:r w:rsidR="00A10180">
        <w:rPr>
          <w:szCs w:val="24"/>
        </w:rPr>
        <w:t>)</w:t>
      </w:r>
      <w:r w:rsidRPr="008C7178">
        <w:rPr>
          <w:szCs w:val="24"/>
        </w:rPr>
        <w:t xml:space="preserve">. These modified emotion responses were then merged with the NRC lexicon which contains over 20,000 English emotion words human rated by valence, arousal, and dominance </w:t>
      </w:r>
      <w:r w:rsidR="0047236C">
        <w:rPr>
          <w:szCs w:val="24"/>
        </w:rPr>
        <w:fldChar w:fldCharType="begin"/>
      </w:r>
      <w:r w:rsidR="007B47B5">
        <w:rPr>
          <w:szCs w:val="24"/>
        </w:rPr>
        <w:instrText xml:space="preserve"> ADDIN ZOTERO_ITEM CSL_CITATION {"citationID":"HnGui7b0","properties":{"formattedCitation":"(Mohammad,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47236C">
        <w:rPr>
          <w:szCs w:val="24"/>
        </w:rPr>
        <w:fldChar w:fldCharType="separate"/>
      </w:r>
      <w:r w:rsidR="0047236C" w:rsidRPr="0047236C">
        <w:t>(Mohammad, 2018)</w:t>
      </w:r>
      <w:r w:rsidR="0047236C">
        <w:rPr>
          <w:szCs w:val="24"/>
        </w:rPr>
        <w:fldChar w:fldCharType="end"/>
      </w:r>
      <w:r w:rsidR="0047236C">
        <w:rPr>
          <w:szCs w:val="24"/>
        </w:rPr>
        <w:t>.</w:t>
      </w:r>
      <w:r w:rsidRPr="008C7178">
        <w:rPr>
          <w:szCs w:val="24"/>
        </w:rPr>
        <w:t xml:space="preserve"> Valence was determined using NRC lexicon valence scores. Observations without an associated NRC lexicon entry were dropped due to lack of valence data.  </w:t>
      </w:r>
    </w:p>
    <w:p w14:paraId="6551AD4F" w14:textId="0D892D2B" w:rsidR="00425004" w:rsidRPr="008C7178" w:rsidRDefault="0099482C" w:rsidP="000967D7">
      <w:pPr>
        <w:spacing w:after="0" w:line="480" w:lineRule="auto"/>
        <w:ind w:left="0" w:firstLine="720"/>
        <w:rPr>
          <w:szCs w:val="24"/>
        </w:rPr>
      </w:pPr>
      <w:r>
        <w:rPr>
          <w:b/>
          <w:bCs/>
          <w:szCs w:val="24"/>
        </w:rPr>
        <w:t xml:space="preserve">Analysis. </w:t>
      </w:r>
      <w:r w:rsidR="00B720B2" w:rsidRPr="008C7178">
        <w:rPr>
          <w:szCs w:val="24"/>
        </w:rPr>
        <w:t xml:space="preserve">To explore our primary question, the effect of emotional intensity upon regulatory strategy usage, we specified mixed effect binary logistic regressions accounting for the </w:t>
      </w:r>
      <w:r w:rsidR="00B720B2" w:rsidRPr="008C7178">
        <w:rPr>
          <w:szCs w:val="24"/>
        </w:rPr>
        <w:lastRenderedPageBreak/>
        <w:t xml:space="preserve">random effect of participants using the “lme4” package </w:t>
      </w:r>
      <w:r w:rsidR="0047236C">
        <w:rPr>
          <w:szCs w:val="24"/>
        </w:rPr>
        <w:fldChar w:fldCharType="begin"/>
      </w:r>
      <w:r w:rsidR="007B47B5">
        <w:rPr>
          <w:szCs w:val="24"/>
        </w:rPr>
        <w:instrText xml:space="preserve"> ADDIN ZOTERO_ITEM CSL_CITATION {"citationID":"9YLfZvIQ","properties":{"formattedCitation":"(Bates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00B720B2" w:rsidRPr="008C7178">
        <w:rPr>
          <w:szCs w:val="24"/>
        </w:rPr>
        <w:t xml:space="preserve"> in R </w:t>
      </w:r>
      <w:r w:rsidR="0047236C">
        <w:rPr>
          <w:szCs w:val="24"/>
        </w:rPr>
        <w:fldChar w:fldCharType="begin"/>
      </w:r>
      <w:r w:rsidR="007B47B5">
        <w:rPr>
          <w:szCs w:val="24"/>
        </w:rPr>
        <w:instrText xml:space="preserve"> ADDIN ZOTERO_ITEM CSL_CITATION {"citationID":"9E0z0hZ0","properties":{"formattedCitation":"(R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00B720B2" w:rsidRPr="008C7178">
        <w:rPr>
          <w:szCs w:val="24"/>
        </w:rPr>
        <w:t xml:space="preserve"> and followed an information theoretic approach via AIC comparison.</w:t>
      </w:r>
      <w:r w:rsidR="00EA7D18">
        <w:rPr>
          <w:szCs w:val="24"/>
        </w:rPr>
        <w:t xml:space="preserve"> All data and scripts used to produce this analysis are publicly available at OSF (</w:t>
      </w:r>
      <w:r w:rsidR="00EA7D18">
        <w:rPr>
          <w:i/>
          <w:iCs/>
          <w:szCs w:val="24"/>
        </w:rPr>
        <w:t xml:space="preserve">See </w:t>
      </w:r>
      <w:r w:rsidR="00EA7D18" w:rsidRPr="00A05EDA">
        <w:rPr>
          <w:b/>
          <w:bCs/>
        </w:rPr>
        <w:t>Open Practices</w:t>
      </w:r>
      <w:r w:rsidR="00EA7D18">
        <w:rPr>
          <w:szCs w:val="24"/>
        </w:rPr>
        <w:t>).</w:t>
      </w:r>
      <w:r w:rsidR="00B720B2" w:rsidRPr="008C7178">
        <w:rPr>
          <w:szCs w:val="24"/>
        </w:rPr>
        <w:t xml:space="preserve"> Preregistration for Experiment </w:t>
      </w:r>
      <w:r w:rsidR="00A05EDA">
        <w:rPr>
          <w:szCs w:val="24"/>
        </w:rPr>
        <w:t>1</w:t>
      </w:r>
      <w:r w:rsidR="00B720B2" w:rsidRPr="008C7178">
        <w:rPr>
          <w:szCs w:val="24"/>
        </w:rPr>
        <w:t xml:space="preserve"> methods and hypotheses is publicly available at As Predicted (https://aspredicted.org/DP1_453).</w:t>
      </w:r>
      <w:r w:rsidR="00B720B2" w:rsidRPr="008C7178">
        <w:rPr>
          <w:b/>
          <w:szCs w:val="24"/>
        </w:rPr>
        <w:t xml:space="preserve"> </w:t>
      </w:r>
    </w:p>
    <w:p w14:paraId="46F53565" w14:textId="0AEB89B0" w:rsidR="00654027" w:rsidRDefault="00876B93" w:rsidP="00DA5661">
      <w:pPr>
        <w:spacing w:after="160" w:line="259" w:lineRule="auto"/>
        <w:ind w:left="0" w:firstLine="720"/>
        <w:rPr>
          <w:b/>
          <w:szCs w:val="24"/>
        </w:rPr>
      </w:pPr>
      <w:r w:rsidRPr="00134823">
        <w:rPr>
          <w:b/>
          <w:szCs w:val="24"/>
        </w:rPr>
        <w:t xml:space="preserve">EXPERIMENT 1 </w:t>
      </w:r>
      <w:r w:rsidR="00B720B2" w:rsidRPr="00134823">
        <w:rPr>
          <w:b/>
          <w:szCs w:val="24"/>
        </w:rPr>
        <w:t>RESULTS</w:t>
      </w:r>
      <w:r w:rsidR="00A0226B">
        <w:rPr>
          <w:b/>
          <w:szCs w:val="24"/>
        </w:rPr>
        <w:t xml:space="preserve"> </w:t>
      </w:r>
    </w:p>
    <w:p w14:paraId="25B0D1E8" w14:textId="38AB4C7D" w:rsidR="000960FE" w:rsidRPr="000960FE" w:rsidRDefault="00B720B2" w:rsidP="000960FE">
      <w:pPr>
        <w:spacing w:after="0" w:line="480" w:lineRule="auto"/>
        <w:ind w:left="0" w:firstLine="720"/>
        <w:rPr>
          <w:vertAlign w:val="superscript"/>
        </w:rPr>
      </w:pPr>
      <w:r w:rsidRPr="008C7178">
        <w:rPr>
          <w:szCs w:val="24"/>
        </w:rPr>
        <w:t xml:space="preserve">A subset of </w:t>
      </w:r>
      <w:r w:rsidR="000960FE">
        <w:rPr>
          <w:szCs w:val="24"/>
        </w:rPr>
        <w:t>298</w:t>
      </w:r>
      <w:r w:rsidRPr="008C7178">
        <w:rPr>
          <w:szCs w:val="24"/>
        </w:rPr>
        <w:t xml:space="preserve"> observations in which a negative emotion was downregulated by either distraction or reappraisal w</w:t>
      </w:r>
      <w:r w:rsidR="00A10180">
        <w:rPr>
          <w:szCs w:val="24"/>
        </w:rPr>
        <w:t>as initially</w:t>
      </w:r>
      <w:r w:rsidRPr="008C7178">
        <w:rPr>
          <w:szCs w:val="24"/>
        </w:rPr>
        <w:t xml:space="preserve"> used for these analyses. These observations</w:t>
      </w:r>
      <w:r w:rsidR="00A10180">
        <w:rPr>
          <w:szCs w:val="24"/>
        </w:rPr>
        <w:t xml:space="preserve"> were</w:t>
      </w:r>
      <w:r w:rsidRPr="008C7178">
        <w:rPr>
          <w:szCs w:val="24"/>
        </w:rPr>
        <w:t xml:space="preserve"> reported by </w:t>
      </w:r>
      <w:r w:rsidR="00A10180">
        <w:rPr>
          <w:szCs w:val="24"/>
        </w:rPr>
        <w:t>77</w:t>
      </w:r>
      <w:r w:rsidRPr="008C7178">
        <w:rPr>
          <w:szCs w:val="24"/>
        </w:rPr>
        <w:t xml:space="preserve"> participants. Of the </w:t>
      </w:r>
      <w:r w:rsidR="000960FE">
        <w:rPr>
          <w:szCs w:val="24"/>
        </w:rPr>
        <w:t>298</w:t>
      </w:r>
      <w:r w:rsidRPr="008C7178">
        <w:rPr>
          <w:szCs w:val="24"/>
        </w:rPr>
        <w:t xml:space="preserve"> total observations, </w:t>
      </w:r>
      <w:r w:rsidR="000960FE">
        <w:rPr>
          <w:szCs w:val="24"/>
        </w:rPr>
        <w:t>175</w:t>
      </w:r>
      <w:r w:rsidRPr="008C7178">
        <w:rPr>
          <w:szCs w:val="24"/>
        </w:rPr>
        <w:t xml:space="preserve"> (58.</w:t>
      </w:r>
      <w:r w:rsidR="000960FE">
        <w:rPr>
          <w:szCs w:val="24"/>
        </w:rPr>
        <w:t>72</w:t>
      </w:r>
      <w:r w:rsidRPr="008C7178">
        <w:rPr>
          <w:szCs w:val="24"/>
        </w:rPr>
        <w:t>%) reported using distraction to regulate their emotions. The average emotional intensity of observations was 2.</w:t>
      </w:r>
      <w:r w:rsidR="000960FE">
        <w:rPr>
          <w:szCs w:val="24"/>
        </w:rPr>
        <w:t>4</w:t>
      </w:r>
      <w:r w:rsidRPr="008C7178">
        <w:rPr>
          <w:szCs w:val="24"/>
        </w:rPr>
        <w:t xml:space="preserve">4 (range: 0 – 4, Likert scale). </w:t>
      </w:r>
      <w:r w:rsidRPr="000967D7">
        <w:rPr>
          <w:vertAlign w:val="superscript"/>
        </w:rPr>
        <w:t xml:space="preserve"> </w:t>
      </w:r>
    </w:p>
    <w:p w14:paraId="4FF1CE4A" w14:textId="192FE843" w:rsidR="000960FE" w:rsidRPr="000960FE" w:rsidRDefault="000960FE" w:rsidP="000967D7">
      <w:pPr>
        <w:spacing w:after="0" w:line="480" w:lineRule="auto"/>
        <w:ind w:left="0" w:firstLine="720"/>
        <w:rPr>
          <w:bCs/>
          <w:szCs w:val="24"/>
        </w:rPr>
      </w:pPr>
      <w:del w:id="240" w:author="Billy Mitchell [2]" w:date="2023-11-07T19:34:00Z">
        <w:r w:rsidDel="00C22311">
          <w:rPr>
            <w:b/>
            <w:szCs w:val="24"/>
          </w:rPr>
          <w:delText>Covariates</w:delText>
        </w:r>
      </w:del>
      <w:ins w:id="241" w:author="Billy Mitchell [2]" w:date="2023-11-07T19:34:00Z">
        <w:r w:rsidR="00C22311">
          <w:rPr>
            <w:b/>
            <w:szCs w:val="24"/>
          </w:rPr>
          <w:t>Nuisance Variables</w:t>
        </w:r>
      </w:ins>
      <w:r>
        <w:rPr>
          <w:b/>
          <w:szCs w:val="24"/>
        </w:rPr>
        <w:t>.</w:t>
      </w:r>
      <w:r>
        <w:rPr>
          <w:bCs/>
          <w:szCs w:val="24"/>
        </w:rPr>
        <w:t xml:space="preserve"> </w:t>
      </w:r>
      <w:ins w:id="242" w:author="Billy Mitchell [2]" w:date="2023-11-07T19:43:00Z">
        <w:r w:rsidR="00715EC3" w:rsidRPr="00715EC3">
          <w:rPr>
            <w:bCs/>
            <w:szCs w:val="24"/>
          </w:rPr>
          <w:t xml:space="preserve">Prior to our </w:t>
        </w:r>
        <w:r w:rsidR="00715EC3">
          <w:rPr>
            <w:bCs/>
            <w:szCs w:val="24"/>
          </w:rPr>
          <w:t>primary</w:t>
        </w:r>
        <w:r w:rsidR="00715EC3" w:rsidRPr="00715EC3">
          <w:rPr>
            <w:bCs/>
            <w:szCs w:val="24"/>
          </w:rPr>
          <w:t xml:space="preserve"> analyses, we evaluated the impact of several nuisance variables. These are variables that, according to existing research, might confound the relationship between affective intensity and strategy usage, </w:t>
        </w:r>
      </w:ins>
      <w:ins w:id="243" w:author="Billy Mitchell [2]" w:date="2023-11-07T20:17:00Z">
        <w:r w:rsidR="00224DAE">
          <w:rPr>
            <w:bCs/>
            <w:szCs w:val="24"/>
          </w:rPr>
          <w:t xml:space="preserve">but </w:t>
        </w:r>
      </w:ins>
      <w:ins w:id="244" w:author="Billy Mitchell [2]" w:date="2023-11-07T19:43:00Z">
        <w:r w:rsidR="00715EC3" w:rsidRPr="00715EC3">
          <w:rPr>
            <w:bCs/>
            <w:szCs w:val="24"/>
          </w:rPr>
          <w:t xml:space="preserve">do not hold theoretical relevance for </w:t>
        </w:r>
      </w:ins>
      <w:ins w:id="245" w:author="Billy Mitchell [2]" w:date="2023-11-07T20:17:00Z">
        <w:r w:rsidR="00224DAE">
          <w:rPr>
            <w:bCs/>
            <w:szCs w:val="24"/>
          </w:rPr>
          <w:t>these experiments</w:t>
        </w:r>
      </w:ins>
      <w:ins w:id="246" w:author="Billy Mitchell [2]" w:date="2023-11-07T19:49:00Z">
        <w:r w:rsidR="00715EC3">
          <w:rPr>
            <w:bCs/>
            <w:szCs w:val="24"/>
          </w:rPr>
          <w:t xml:space="preserve">. </w:t>
        </w:r>
      </w:ins>
      <w:ins w:id="247" w:author="Billy Mitchell [2]" w:date="2023-11-07T20:15:00Z">
        <w:r w:rsidR="00224DAE">
          <w:rPr>
            <w:bCs/>
            <w:szCs w:val="24"/>
          </w:rPr>
          <w:t>Examples</w:t>
        </w:r>
      </w:ins>
      <w:ins w:id="248" w:author="Billy Mitchell [2]" w:date="2023-11-07T19:50:00Z">
        <w:r w:rsidR="00715EC3">
          <w:rPr>
            <w:bCs/>
            <w:szCs w:val="24"/>
          </w:rPr>
          <w:t xml:space="preserve"> measured</w:t>
        </w:r>
      </w:ins>
      <w:ins w:id="249" w:author="Billy Mitchell [2]" w:date="2023-11-07T20:15:00Z">
        <w:r w:rsidR="00224DAE">
          <w:rPr>
            <w:bCs/>
            <w:szCs w:val="24"/>
          </w:rPr>
          <w:t xml:space="preserve"> in this study include</w:t>
        </w:r>
      </w:ins>
      <w:ins w:id="250" w:author="Billy Mitchell [2]" w:date="2023-11-07T19:44:00Z">
        <w:r w:rsidR="00715EC3">
          <w:rPr>
            <w:bCs/>
            <w:szCs w:val="24"/>
          </w:rPr>
          <w:t xml:space="preserve"> </w:t>
        </w:r>
      </w:ins>
      <w:del w:id="251" w:author="Billy Mitchell [2]" w:date="2023-11-07T19:38:00Z">
        <w:r w:rsidR="00A05EDA" w:rsidDel="00C22311">
          <w:rPr>
            <w:bCs/>
            <w:szCs w:val="24"/>
          </w:rPr>
          <w:delText xml:space="preserve">Given the variance in experience </w:delText>
        </w:r>
      </w:del>
      <w:del w:id="252" w:author="Billy Mitchell [2]" w:date="2023-11-07T19:37:00Z">
        <w:r w:rsidR="00A05EDA" w:rsidDel="00C22311">
          <w:rPr>
            <w:bCs/>
            <w:szCs w:val="24"/>
          </w:rPr>
          <w:delText>granted to participants</w:delText>
        </w:r>
      </w:del>
      <w:del w:id="253" w:author="Billy Mitchell [2]" w:date="2023-11-07T19:38:00Z">
        <w:r w:rsidR="00A05EDA" w:rsidDel="00C22311">
          <w:rPr>
            <w:bCs/>
            <w:szCs w:val="24"/>
          </w:rPr>
          <w:delText xml:space="preserve"> in pursuit of greater ecological validity, w</w:delText>
        </w:r>
      </w:del>
      <w:del w:id="254" w:author="Billy Mitchell [2]" w:date="2023-11-07T19:43:00Z">
        <w:r w:rsidR="00A05EDA" w:rsidDel="00715EC3">
          <w:rPr>
            <w:bCs/>
            <w:szCs w:val="24"/>
          </w:rPr>
          <w:delText xml:space="preserve">e </w:delText>
        </w:r>
      </w:del>
      <w:del w:id="255" w:author="Billy Mitchell [2]" w:date="2023-11-07T19:38:00Z">
        <w:r w:rsidR="00A05EDA" w:rsidDel="00C22311">
          <w:rPr>
            <w:bCs/>
            <w:szCs w:val="24"/>
          </w:rPr>
          <w:delText xml:space="preserve">anticipated that </w:delText>
        </w:r>
      </w:del>
      <w:del w:id="256" w:author="Billy Mitchell [2]" w:date="2023-11-07T19:43:00Z">
        <w:r w:rsidR="00A05EDA" w:rsidDel="00715EC3">
          <w:rPr>
            <w:bCs/>
            <w:szCs w:val="24"/>
          </w:rPr>
          <w:delText xml:space="preserve">several </w:delText>
        </w:r>
      </w:del>
      <w:del w:id="257" w:author="Billy Mitchell [2]" w:date="2023-11-07T19:34:00Z">
        <w:r w:rsidR="00A05EDA" w:rsidDel="00C22311">
          <w:rPr>
            <w:bCs/>
            <w:szCs w:val="24"/>
          </w:rPr>
          <w:delText xml:space="preserve">covariates </w:delText>
        </w:r>
      </w:del>
      <w:del w:id="258" w:author="Billy Mitchell [2]" w:date="2023-11-07T19:36:00Z">
        <w:r w:rsidR="00A05EDA" w:rsidDel="00C22311">
          <w:rPr>
            <w:bCs/>
            <w:szCs w:val="24"/>
          </w:rPr>
          <w:delText>would be important to measure and adjust for within our models</w:delText>
        </w:r>
      </w:del>
      <w:del w:id="259" w:author="Billy Mitchell [2]" w:date="2023-11-07T19:43:00Z">
        <w:r w:rsidR="00A05EDA" w:rsidDel="00715EC3">
          <w:rPr>
            <w:bCs/>
            <w:szCs w:val="24"/>
          </w:rPr>
          <w:delText>.</w:delText>
        </w:r>
        <w:r w:rsidR="000E25CD" w:rsidDel="00715EC3">
          <w:rPr>
            <w:bCs/>
            <w:szCs w:val="24"/>
          </w:rPr>
          <w:delText xml:space="preserve"> </w:delText>
        </w:r>
      </w:del>
      <w:del w:id="260" w:author="Billy Mitchell [2]" w:date="2023-11-07T19:44:00Z">
        <w:r w:rsidR="000E25CD" w:rsidDel="00715EC3">
          <w:rPr>
            <w:bCs/>
            <w:szCs w:val="24"/>
          </w:rPr>
          <w:delText xml:space="preserve">These included </w:delText>
        </w:r>
      </w:del>
      <w:r w:rsidR="000E25CD">
        <w:rPr>
          <w:bCs/>
          <w:szCs w:val="24"/>
        </w:rPr>
        <w:t>cognitive load (RAT)</w:t>
      </w:r>
      <w:r w:rsidR="00081E78">
        <w:rPr>
          <w:bCs/>
          <w:szCs w:val="24"/>
        </w:rPr>
        <w:t xml:space="preserve"> </w:t>
      </w:r>
      <w:r w:rsidR="00FC686E">
        <w:rPr>
          <w:bCs/>
          <w:szCs w:val="24"/>
        </w:rPr>
        <w:fldChar w:fldCharType="begin"/>
      </w:r>
      <w:r w:rsidR="007B47B5">
        <w:rPr>
          <w:bCs/>
          <w:szCs w:val="24"/>
        </w:rPr>
        <w: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sidR="00FC686E">
        <w:rPr>
          <w:bCs/>
          <w:szCs w:val="24"/>
        </w:rPr>
        <w:fldChar w:fldCharType="separate"/>
      </w:r>
      <w:r w:rsidR="00FC686E" w:rsidRPr="00FC686E">
        <w:t>(Dorman Ilan et al., 2019)</w:t>
      </w:r>
      <w:r w:rsidR="00FC686E">
        <w:rPr>
          <w:bCs/>
          <w:szCs w:val="24"/>
        </w:rPr>
        <w:fldChar w:fldCharType="end"/>
      </w:r>
      <w:r w:rsidR="000E25CD">
        <w:rPr>
          <w:bCs/>
          <w:szCs w:val="24"/>
        </w:rPr>
        <w:t>, emotion expectations</w:t>
      </w:r>
      <w:r w:rsidR="00FC686E">
        <w:rPr>
          <w:bCs/>
          <w:szCs w:val="24"/>
        </w:rPr>
        <w:t xml:space="preserve"> </w:t>
      </w:r>
      <w:r w:rsidR="00FC686E">
        <w:rPr>
          <w:bCs/>
          <w:szCs w:val="24"/>
        </w:rPr>
        <w:fldChar w:fldCharType="begin"/>
      </w:r>
      <w:r w:rsidR="007B47B5">
        <w:rPr>
          <w:bCs/>
          <w:szCs w:val="24"/>
        </w:rPr>
        <w: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instrText>
      </w:r>
      <w:r w:rsidR="00FC686E">
        <w:rPr>
          <w:bCs/>
          <w:szCs w:val="24"/>
        </w:rPr>
        <w:fldChar w:fldCharType="separate"/>
      </w:r>
      <w:r w:rsidR="00FC686E" w:rsidRPr="00FC686E">
        <w:t>(Denny et al., 2014)</w:t>
      </w:r>
      <w:r w:rsidR="00FC686E">
        <w:rPr>
          <w:bCs/>
          <w:szCs w:val="24"/>
        </w:rPr>
        <w:fldChar w:fldCharType="end"/>
      </w:r>
      <w:r w:rsidR="000E25CD">
        <w:rPr>
          <w:bCs/>
          <w:szCs w:val="24"/>
        </w:rPr>
        <w:t xml:space="preserve"> motivations to participate</w:t>
      </w:r>
      <w:r w:rsidR="00FC686E">
        <w:rPr>
          <w:bCs/>
          <w:szCs w:val="24"/>
        </w:rPr>
        <w:t xml:space="preserve"> </w:t>
      </w:r>
      <w:r w:rsidR="00FC686E">
        <w:rPr>
          <w:bCs/>
          <w:szCs w:val="24"/>
        </w:rPr>
        <w:fldChar w:fldCharType="begin"/>
      </w:r>
      <w:r w:rsidR="007B47B5">
        <w:rPr>
          <w:bCs/>
          <w:szCs w:val="24"/>
        </w:rPr>
        <w: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instrText>
      </w:r>
      <w:r w:rsidR="00FC686E">
        <w:rPr>
          <w:bCs/>
          <w:szCs w:val="24"/>
        </w:rPr>
        <w:fldChar w:fldCharType="separate"/>
      </w:r>
      <w:r w:rsidR="00FC686E" w:rsidRPr="00FC686E">
        <w:t>(Tamir, 2016)</w:t>
      </w:r>
      <w:r w:rsidR="00FC686E">
        <w:rPr>
          <w:bCs/>
          <w:szCs w:val="24"/>
        </w:rPr>
        <w:fldChar w:fldCharType="end"/>
      </w:r>
      <w:r w:rsidR="000E25CD">
        <w:rPr>
          <w:bCs/>
          <w:szCs w:val="24"/>
        </w:rPr>
        <w:t>, attitudes towards fear and haunted houses</w:t>
      </w:r>
      <w:r w:rsidR="00FC686E">
        <w:rPr>
          <w:bCs/>
          <w:szCs w:val="24"/>
        </w:rPr>
        <w:t xml:space="preserve"> </w:t>
      </w:r>
      <w:r w:rsidR="00FC686E">
        <w:rPr>
          <w:bCs/>
          <w:szCs w:val="24"/>
        </w:rPr>
        <w:fldChar w:fldCharType="begin"/>
      </w:r>
      <w:r w:rsidR="007B47B5">
        <w:rPr>
          <w:bCs/>
          <w:szCs w:val="24"/>
        </w:rPr>
        <w: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instrText>
      </w:r>
      <w:r w:rsidR="00FC686E">
        <w:rPr>
          <w:bCs/>
          <w:szCs w:val="24"/>
        </w:rPr>
        <w:fldChar w:fldCharType="separate"/>
      </w:r>
      <w:r w:rsidR="00FC686E" w:rsidRPr="00FC686E">
        <w:t>(Argyriou &amp; Lee, 2020)</w:t>
      </w:r>
      <w:r w:rsidR="00FC686E">
        <w:rPr>
          <w:bCs/>
          <w:szCs w:val="24"/>
        </w:rPr>
        <w:fldChar w:fldCharType="end"/>
      </w:r>
      <w:r w:rsidR="000E25CD">
        <w:rPr>
          <w:bCs/>
          <w:szCs w:val="24"/>
        </w:rPr>
        <w:t>, sex</w:t>
      </w:r>
      <w:r w:rsidR="00FC686E">
        <w:rPr>
          <w:bCs/>
          <w:szCs w:val="24"/>
        </w:rPr>
        <w:t xml:space="preserve"> </w:t>
      </w:r>
      <w:r w:rsidR="0067300A">
        <w:rPr>
          <w:bCs/>
          <w:szCs w:val="24"/>
        </w:rPr>
        <w:fldChar w:fldCharType="begin"/>
      </w:r>
      <w:r w:rsidR="007B47B5">
        <w:rPr>
          <w:bCs/>
          <w:szCs w:val="24"/>
        </w:rPr>
        <w: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instrText>
      </w:r>
      <w:r w:rsidR="0067300A">
        <w:rPr>
          <w:bCs/>
          <w:szCs w:val="24"/>
        </w:rPr>
        <w:fldChar w:fldCharType="separate"/>
      </w:r>
      <w:r w:rsidR="0067300A" w:rsidRPr="0067300A">
        <w:t>(McRae et al., 2008)</w:t>
      </w:r>
      <w:r w:rsidR="0067300A">
        <w:rPr>
          <w:bCs/>
          <w:szCs w:val="24"/>
        </w:rPr>
        <w:fldChar w:fldCharType="end"/>
      </w:r>
      <w:r w:rsidR="000E25CD">
        <w:rPr>
          <w:bCs/>
          <w:szCs w:val="24"/>
        </w:rPr>
        <w:t>, age</w:t>
      </w:r>
      <w:r w:rsidR="0067300A">
        <w:rPr>
          <w:bCs/>
          <w:szCs w:val="24"/>
        </w:rPr>
        <w:t xml:space="preserve"> </w:t>
      </w:r>
      <w:r w:rsidR="0067300A">
        <w:rPr>
          <w:bCs/>
          <w:szCs w:val="24"/>
        </w:rPr>
        <w:fldChar w:fldCharType="begin"/>
      </w:r>
      <w:r w:rsidR="007B47B5">
        <w:rPr>
          <w:bCs/>
          <w:szCs w:val="24"/>
        </w:rPr>
        <w: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instrText>
      </w:r>
      <w:r w:rsidR="0067300A">
        <w:rPr>
          <w:bCs/>
          <w:szCs w:val="24"/>
        </w:rPr>
        <w:fldChar w:fldCharType="separate"/>
      </w:r>
      <w:r w:rsidR="0067300A" w:rsidRPr="0067300A">
        <w:t>(Blanchard-Fields et al., 2004)</w:t>
      </w:r>
      <w:r w:rsidR="0067300A">
        <w:rPr>
          <w:bCs/>
          <w:szCs w:val="24"/>
        </w:rPr>
        <w:fldChar w:fldCharType="end"/>
      </w:r>
      <w:r w:rsidR="000E25CD">
        <w:rPr>
          <w:bCs/>
          <w:szCs w:val="24"/>
        </w:rPr>
        <w:t>, depression (BDI-II), anxiety (STAI), intolerance of uncertainty (IUS)</w:t>
      </w:r>
      <w:r w:rsidR="0067300A">
        <w:rPr>
          <w:bCs/>
          <w:szCs w:val="24"/>
        </w:rPr>
        <w:t xml:space="preserve"> </w:t>
      </w:r>
      <w:r w:rsidR="0067300A">
        <w:rPr>
          <w:bCs/>
          <w:szCs w:val="24"/>
        </w:rPr>
        <w:fldChar w:fldCharType="begin"/>
      </w:r>
      <w:r w:rsidR="007B47B5">
        <w:rPr>
          <w:bCs/>
          <w:szCs w:val="24"/>
        </w:rPr>
        <w: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instrText>
      </w:r>
      <w:r w:rsidR="0067300A">
        <w:rPr>
          <w:bCs/>
          <w:szCs w:val="24"/>
        </w:rPr>
        <w:fldChar w:fldCharType="separate"/>
      </w:r>
      <w:r w:rsidR="0067300A" w:rsidRPr="0067300A">
        <w:t>(Aldao et al., 2010)</w:t>
      </w:r>
      <w:r w:rsidR="0067300A">
        <w:rPr>
          <w:bCs/>
          <w:szCs w:val="24"/>
        </w:rPr>
        <w:fldChar w:fldCharType="end"/>
      </w:r>
      <w:r w:rsidR="000E25CD">
        <w:rPr>
          <w:bCs/>
          <w:szCs w:val="24"/>
        </w:rPr>
        <w:t xml:space="preserve">, </w:t>
      </w:r>
      <w:r w:rsidR="0067300A">
        <w:rPr>
          <w:bCs/>
          <w:szCs w:val="24"/>
        </w:rPr>
        <w:t>regulation tendencies (ERQ)</w:t>
      </w:r>
      <w:r w:rsidR="00D656A0">
        <w:rPr>
          <w:bCs/>
          <w:szCs w:val="24"/>
        </w:rPr>
        <w:t xml:space="preserve"> </w:t>
      </w:r>
      <w:r w:rsidR="00D656A0">
        <w:rPr>
          <w:bCs/>
          <w:szCs w:val="24"/>
        </w:rPr>
        <w:fldChar w:fldCharType="begin"/>
      </w:r>
      <w:r w:rsidR="007B47B5">
        <w:rPr>
          <w:bCs/>
          <w:szCs w:val="24"/>
        </w:rPr>
        <w: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instrText>
      </w:r>
      <w:r w:rsidR="00D656A0">
        <w:rPr>
          <w:bCs/>
          <w:szCs w:val="24"/>
        </w:rPr>
        <w:fldChar w:fldCharType="separate"/>
      </w:r>
      <w:r w:rsidR="00D656A0" w:rsidRPr="00D656A0">
        <w:t>(Gross &amp; John, 2003)</w:t>
      </w:r>
      <w:r w:rsidR="00D656A0">
        <w:rPr>
          <w:bCs/>
          <w:szCs w:val="24"/>
        </w:rPr>
        <w:fldChar w:fldCharType="end"/>
      </w:r>
      <w:r w:rsidR="0067300A">
        <w:rPr>
          <w:bCs/>
          <w:szCs w:val="24"/>
        </w:rPr>
        <w:t xml:space="preserve">, </w:t>
      </w:r>
      <w:r w:rsidR="000E25CD">
        <w:rPr>
          <w:bCs/>
          <w:szCs w:val="24"/>
        </w:rPr>
        <w:t xml:space="preserve">time of day, </w:t>
      </w:r>
      <w:r w:rsidR="0067300A">
        <w:rPr>
          <w:bCs/>
          <w:szCs w:val="24"/>
        </w:rPr>
        <w:t xml:space="preserve">presence of peers, </w:t>
      </w:r>
      <w:r w:rsidR="000E25CD">
        <w:rPr>
          <w:bCs/>
          <w:szCs w:val="24"/>
        </w:rPr>
        <w:t>and group member</w:t>
      </w:r>
      <w:del w:id="261" w:author="Billy Mitchell [2]" w:date="2023-11-07T19:50:00Z">
        <w:r w:rsidR="000E25CD" w:rsidDel="00715EC3">
          <w:rPr>
            <w:bCs/>
            <w:szCs w:val="24"/>
          </w:rPr>
          <w:delText xml:space="preserve"> influence, among a few other variables</w:delText>
        </w:r>
      </w:del>
      <w:r w:rsidR="000E25CD">
        <w:rPr>
          <w:bCs/>
          <w:szCs w:val="24"/>
        </w:rPr>
        <w:t>.</w:t>
      </w:r>
      <w:ins w:id="262" w:author="Billy Mitchell [2]" w:date="2023-11-07T20:30:00Z">
        <w:r w:rsidR="00224DAE">
          <w:rPr>
            <w:bCs/>
            <w:szCs w:val="24"/>
          </w:rPr>
          <w:t xml:space="preserve"> Though</w:t>
        </w:r>
      </w:ins>
      <w:ins w:id="263" w:author="Billy Mitchell [2]" w:date="2023-11-07T20:31:00Z">
        <w:r w:rsidR="00224DAE">
          <w:rPr>
            <w:bCs/>
            <w:szCs w:val="24"/>
          </w:rPr>
          <w:t xml:space="preserve"> </w:t>
        </w:r>
      </w:ins>
      <w:ins w:id="264" w:author="Billy Mitchell [2]" w:date="2023-11-07T20:37:00Z">
        <w:r w:rsidR="002C08F5">
          <w:rPr>
            <w:bCs/>
            <w:szCs w:val="24"/>
          </w:rPr>
          <w:t>our preregistered</w:t>
        </w:r>
      </w:ins>
      <w:ins w:id="265" w:author="Billy Mitchell [2]" w:date="2023-11-07T20:31:00Z">
        <w:r w:rsidR="00224DAE">
          <w:rPr>
            <w:bCs/>
            <w:szCs w:val="24"/>
          </w:rPr>
          <w:t xml:space="preserve"> hypothesi</w:t>
        </w:r>
      </w:ins>
      <w:ins w:id="266" w:author="Billy Mitchell [2]" w:date="2023-11-07T20:37:00Z">
        <w:r w:rsidR="002C08F5">
          <w:rPr>
            <w:bCs/>
            <w:szCs w:val="24"/>
          </w:rPr>
          <w:t>s</w:t>
        </w:r>
      </w:ins>
      <w:ins w:id="267" w:author="Billy Mitchell [2]" w:date="2023-11-07T20:31:00Z">
        <w:r w:rsidR="00224DAE">
          <w:rPr>
            <w:bCs/>
            <w:szCs w:val="24"/>
          </w:rPr>
          <w:t xml:space="preserve"> that cognitive load may </w:t>
        </w:r>
      </w:ins>
      <w:ins w:id="268" w:author="Billy Mitchell [2]" w:date="2023-11-07T20:36:00Z">
        <w:r w:rsidR="002C08F5">
          <w:rPr>
            <w:bCs/>
            <w:szCs w:val="24"/>
          </w:rPr>
          <w:t xml:space="preserve">predict strategy usage </w:t>
        </w:r>
      </w:ins>
      <w:ins w:id="269" w:author="Billy Mitchell [2]" w:date="2023-11-07T20:31:00Z">
        <w:r w:rsidR="00224DAE">
          <w:rPr>
            <w:bCs/>
            <w:szCs w:val="24"/>
          </w:rPr>
          <w:t xml:space="preserve"> </w:t>
        </w:r>
      </w:ins>
      <w:del w:id="270" w:author="Billy Mitchell [2]" w:date="2023-11-07T20:30:00Z">
        <w:r w:rsidR="000E25CD" w:rsidDel="00224DAE">
          <w:rPr>
            <w:bCs/>
            <w:szCs w:val="24"/>
          </w:rPr>
          <w:delText xml:space="preserve"> </w:delText>
        </w:r>
      </w:del>
      <w:ins w:id="271" w:author="Billy Mitchell [2]" w:date="2023-11-07T20:29:00Z">
        <w:r w:rsidR="00224DAE">
          <w:rPr>
            <w:bCs/>
            <w:szCs w:val="24"/>
          </w:rPr>
          <w:br/>
        </w:r>
        <w:r w:rsidR="00224DAE">
          <w:rPr>
            <w:bCs/>
            <w:szCs w:val="24"/>
          </w:rPr>
          <w:br/>
        </w:r>
      </w:ins>
      <w:del w:id="272" w:author="Billy Mitchell [2]" w:date="2023-11-07T20:29:00Z">
        <w:r w:rsidR="000E25CD" w:rsidDel="00224DAE">
          <w:rPr>
            <w:bCs/>
            <w:szCs w:val="24"/>
          </w:rPr>
          <w:delText xml:space="preserve">We employed a variety of statistical approaches to assess </w:delText>
        </w:r>
        <w:r w:rsidR="00F01C0B" w:rsidDel="00224DAE">
          <w:rPr>
            <w:bCs/>
            <w:szCs w:val="24"/>
          </w:rPr>
          <w:delText xml:space="preserve">each variable’s </w:delText>
        </w:r>
        <w:r w:rsidR="000E25CD" w:rsidDel="00224DAE">
          <w:rPr>
            <w:bCs/>
            <w:szCs w:val="24"/>
          </w:rPr>
          <w:delText>potential covariation</w:delText>
        </w:r>
        <w:r w:rsidR="00F01C0B" w:rsidDel="00224DAE">
          <w:rPr>
            <w:bCs/>
            <w:szCs w:val="24"/>
          </w:rPr>
          <w:delText xml:space="preserve"> with affective intensity</w:delText>
        </w:r>
        <w:r w:rsidR="000E25CD" w:rsidDel="00224DAE">
          <w:rPr>
            <w:bCs/>
            <w:szCs w:val="24"/>
          </w:rPr>
          <w:delText xml:space="preserve"> in predicti</w:delText>
        </w:r>
        <w:r w:rsidR="00F01C0B" w:rsidDel="00224DAE">
          <w:rPr>
            <w:bCs/>
            <w:szCs w:val="24"/>
          </w:rPr>
          <w:delText>ng</w:delText>
        </w:r>
        <w:r w:rsidR="000E25CD" w:rsidDel="00224DAE">
          <w:rPr>
            <w:bCs/>
            <w:szCs w:val="24"/>
          </w:rPr>
          <w:delText xml:space="preserve"> regulation usage</w:delText>
        </w:r>
        <w:r w:rsidR="00F01C0B" w:rsidDel="00224DAE">
          <w:rPr>
            <w:bCs/>
            <w:szCs w:val="24"/>
          </w:rPr>
          <w:delText xml:space="preserve">, as well as </w:delText>
        </w:r>
        <w:r w:rsidR="00F01C0B" w:rsidRPr="000E25CD" w:rsidDel="00224DAE">
          <w:rPr>
            <w:bCs/>
            <w:szCs w:val="24"/>
          </w:rPr>
          <w:delText>collinearity</w:delText>
        </w:r>
        <w:r w:rsidR="00F01C0B" w:rsidDel="00224DAE">
          <w:rPr>
            <w:bCs/>
            <w:szCs w:val="24"/>
          </w:rPr>
          <w:delText xml:space="preserve"> with affective intensity</w:delText>
        </w:r>
        <w:r w:rsidR="000E25CD" w:rsidDel="00224DAE">
          <w:rPr>
            <w:bCs/>
            <w:szCs w:val="24"/>
          </w:rPr>
          <w:delText>.</w:delText>
        </w:r>
        <w:r w:rsidR="00F01C0B" w:rsidDel="00224DAE">
          <w:rPr>
            <w:bCs/>
            <w:szCs w:val="24"/>
          </w:rPr>
          <w:delText xml:space="preserve"> </w:delText>
        </w:r>
      </w:del>
      <w:r w:rsidR="00F01C0B">
        <w:rPr>
          <w:bCs/>
          <w:szCs w:val="24"/>
        </w:rPr>
        <w:t>In summary, cognitive load</w:t>
      </w:r>
      <w:r w:rsidR="0043765F">
        <w:rPr>
          <w:bCs/>
          <w:szCs w:val="24"/>
        </w:rPr>
        <w:t xml:space="preserve"> post-exposure</w:t>
      </w:r>
      <w:r w:rsidR="00F01C0B">
        <w:rPr>
          <w:bCs/>
          <w:szCs w:val="24"/>
        </w:rPr>
        <w:t xml:space="preserve"> failed to predict </w:t>
      </w:r>
      <w:r w:rsidR="0043765F">
        <w:rPr>
          <w:bCs/>
          <w:szCs w:val="24"/>
        </w:rPr>
        <w:t xml:space="preserve">usage of distraction versus reappraisal </w:t>
      </w:r>
      <w:r w:rsidR="0043765F">
        <w:rPr>
          <w:bCs/>
          <w:szCs w:val="24"/>
        </w:rPr>
        <w:lastRenderedPageBreak/>
        <w:t>during exposure (b = - 0.02, se = 0.01, t(74) = -1.26, p = 0.21), which was contrary to our predictions. No associations between strategy usage and other covariates were found</w:t>
      </w:r>
      <w:r w:rsidR="00F01C0B">
        <w:rPr>
          <w:bCs/>
          <w:szCs w:val="24"/>
        </w:rPr>
        <w:t>.</w:t>
      </w:r>
      <w:r w:rsidR="000E25CD">
        <w:rPr>
          <w:bCs/>
          <w:szCs w:val="24"/>
        </w:rPr>
        <w:t xml:space="preserve">  </w:t>
      </w:r>
      <w:r w:rsidR="00A05EDA">
        <w:rPr>
          <w:bCs/>
          <w:szCs w:val="24"/>
        </w:rPr>
        <w:t xml:space="preserve"> </w:t>
      </w:r>
    </w:p>
    <w:p w14:paraId="11FC92B7" w14:textId="611FE136" w:rsidR="0043765F" w:rsidRDefault="00B720B2" w:rsidP="000967D7">
      <w:pPr>
        <w:spacing w:after="0" w:line="480" w:lineRule="auto"/>
        <w:ind w:left="0" w:firstLine="720"/>
        <w:rPr>
          <w:szCs w:val="24"/>
        </w:rPr>
      </w:pPr>
      <w:r w:rsidRPr="008C7178">
        <w:rPr>
          <w:b/>
          <w:szCs w:val="24"/>
        </w:rPr>
        <w:t>Intensity d</w:t>
      </w:r>
      <w:r w:rsidR="000960FE">
        <w:rPr>
          <w:b/>
          <w:szCs w:val="24"/>
        </w:rPr>
        <w:t>id</w:t>
      </w:r>
      <w:r w:rsidRPr="008C7178">
        <w:rPr>
          <w:b/>
          <w:szCs w:val="24"/>
        </w:rPr>
        <w:t xml:space="preserve"> not predict regulatory strategy </w:t>
      </w:r>
      <w:r w:rsidR="00E21AFA">
        <w:rPr>
          <w:b/>
          <w:szCs w:val="24"/>
        </w:rPr>
        <w:t>usage</w:t>
      </w:r>
      <w:r w:rsidRPr="008C7178">
        <w:rPr>
          <w:b/>
          <w:szCs w:val="24"/>
        </w:rPr>
        <w:t xml:space="preserve">. </w:t>
      </w:r>
      <w:r w:rsidRPr="008C7178">
        <w:rPr>
          <w:szCs w:val="24"/>
        </w:rPr>
        <w:t>To test our primary hypotheses, models using either z-scored emotional intensity or person-centered emotional intensity as the primary predictor were constructed, but across all model comparisons, no model performed better than our null (ICC = 0.4</w:t>
      </w:r>
      <w:r w:rsidR="0043765F">
        <w:rPr>
          <w:szCs w:val="24"/>
        </w:rPr>
        <w:t>0</w:t>
      </w:r>
      <w:r w:rsidRPr="008C7178">
        <w:rPr>
          <w:szCs w:val="24"/>
        </w:rPr>
        <w:t>). Our best performing non-null model, including only intensity as a fixed effect (p = 0.1</w:t>
      </w:r>
      <w:r w:rsidR="0043765F">
        <w:rPr>
          <w:szCs w:val="24"/>
        </w:rPr>
        <w:t>0</w:t>
      </w:r>
      <w:r w:rsidRPr="008C7178">
        <w:rPr>
          <w:szCs w:val="24"/>
        </w:rPr>
        <w:t xml:space="preserve"> when compared to null), </w:t>
      </w:r>
      <w:ins w:id="273" w:author="Billy Mitchell" w:date="2023-11-07T13:06:00Z">
        <w:r w:rsidR="00097D65">
          <w:rPr>
            <w:szCs w:val="24"/>
          </w:rPr>
          <w:t>did not find a relationship between emotional intensity and strategy usage</w:t>
        </w:r>
      </w:ins>
      <w:del w:id="274" w:author="Billy Mitchell" w:date="2023-11-07T13:05:00Z">
        <w:r w:rsidRPr="008C7178" w:rsidDel="00097D65">
          <w:rPr>
            <w:szCs w:val="24"/>
          </w:rPr>
          <w:delText xml:space="preserve">failed to demonstrate that emotional intensity had predictive utility towards usage </w:delText>
        </w:r>
      </w:del>
      <w:r w:rsidRPr="008C7178">
        <w:rPr>
          <w:szCs w:val="24"/>
        </w:rPr>
        <w:t>(OR = 1.</w:t>
      </w:r>
      <w:r w:rsidR="0043765F">
        <w:rPr>
          <w:szCs w:val="24"/>
        </w:rPr>
        <w:t>36</w:t>
      </w:r>
      <w:r w:rsidRPr="008C7178">
        <w:rPr>
          <w:szCs w:val="24"/>
        </w:rPr>
        <w:t>, 95% CI = [0.9</w:t>
      </w:r>
      <w:r w:rsidR="0043765F">
        <w:rPr>
          <w:szCs w:val="24"/>
        </w:rPr>
        <w:t>5</w:t>
      </w:r>
      <w:r w:rsidRPr="008C7178">
        <w:rPr>
          <w:szCs w:val="24"/>
        </w:rPr>
        <w:t>, 1.</w:t>
      </w:r>
      <w:r w:rsidR="0043765F">
        <w:rPr>
          <w:szCs w:val="24"/>
        </w:rPr>
        <w:t>95</w:t>
      </w:r>
      <w:r w:rsidRPr="008C7178">
        <w:rPr>
          <w:szCs w:val="24"/>
        </w:rPr>
        <w:t>], p = 0.1</w:t>
      </w:r>
      <w:r w:rsidR="0043765F">
        <w:rPr>
          <w:szCs w:val="24"/>
        </w:rPr>
        <w:t>0</w:t>
      </w:r>
      <w:r w:rsidRPr="008C7178">
        <w:rPr>
          <w:szCs w:val="24"/>
        </w:rPr>
        <w:t>)</w:t>
      </w:r>
      <w:r w:rsidR="00EB0294">
        <w:rPr>
          <w:szCs w:val="24"/>
        </w:rPr>
        <w:t xml:space="preserve"> </w:t>
      </w:r>
      <w:r w:rsidR="00EB0294">
        <w:t>(</w:t>
      </w:r>
      <w:r w:rsidR="00EB0294">
        <w:rPr>
          <w:b/>
          <w:bCs/>
        </w:rPr>
        <w:t>Fig. 2</w:t>
      </w:r>
      <w:r w:rsidR="00EB0294" w:rsidRPr="00EB0294">
        <w:t>)</w:t>
      </w:r>
      <w:r w:rsidRPr="008C7178">
        <w:rPr>
          <w:szCs w:val="24"/>
        </w:rPr>
        <w:t xml:space="preserve">. </w:t>
      </w:r>
      <w:r w:rsidR="00804B41">
        <w:rPr>
          <w:szCs w:val="24"/>
        </w:rPr>
        <w:t>An</w:t>
      </w:r>
      <w:r w:rsidR="00D656A0" w:rsidRPr="00D656A0">
        <w:rPr>
          <w:szCs w:val="24"/>
        </w:rPr>
        <w:t xml:space="preserve"> odds ratio of 1.36 suggests that for every one</w:t>
      </w:r>
      <w:r w:rsidR="00D656A0">
        <w:rPr>
          <w:szCs w:val="24"/>
        </w:rPr>
        <w:t xml:space="preserve"> standard deviation </w:t>
      </w:r>
      <w:r w:rsidR="00D656A0" w:rsidRPr="00D656A0">
        <w:rPr>
          <w:szCs w:val="24"/>
        </w:rPr>
        <w:t xml:space="preserve">unit increase in emotional intensity, the odds of </w:t>
      </w:r>
      <w:r w:rsidR="00D656A0">
        <w:rPr>
          <w:szCs w:val="24"/>
        </w:rPr>
        <w:t>choosing distraction</w:t>
      </w:r>
      <w:r w:rsidR="00D656A0" w:rsidRPr="00D656A0">
        <w:rPr>
          <w:szCs w:val="24"/>
        </w:rPr>
        <w:t xml:space="preserve"> </w:t>
      </w:r>
      <w:r w:rsidR="00D656A0">
        <w:rPr>
          <w:szCs w:val="24"/>
        </w:rPr>
        <w:t xml:space="preserve">to regulate </w:t>
      </w:r>
      <w:r w:rsidR="00D656A0" w:rsidRPr="00D656A0">
        <w:rPr>
          <w:szCs w:val="24"/>
        </w:rPr>
        <w:t>increase by approximately 36%</w:t>
      </w:r>
      <w:r w:rsidR="00804B41">
        <w:rPr>
          <w:szCs w:val="24"/>
        </w:rPr>
        <w:t>, but importantly, this association is not statistically significant and markedly smaller than what might be observed in more controlled strategy selection paradigms</w:t>
      </w:r>
      <w:r w:rsidR="00D656A0" w:rsidRPr="00D656A0">
        <w:rPr>
          <w:szCs w:val="24"/>
        </w:rPr>
        <w:t>.</w:t>
      </w:r>
      <w:r w:rsidR="00804B41">
        <w:rPr>
          <w:szCs w:val="24"/>
        </w:rPr>
        <w:t xml:space="preserve"> </w:t>
      </w:r>
      <w:r w:rsidRPr="008C7178">
        <w:rPr>
          <w:szCs w:val="24"/>
        </w:rPr>
        <w:t xml:space="preserve">As such, we did not find evidence to support that emotional intensity predicts strategy usage in </w:t>
      </w:r>
      <w:r w:rsidR="0043765F">
        <w:rPr>
          <w:szCs w:val="24"/>
        </w:rPr>
        <w:t>this dynamic, high-intensity</w:t>
      </w:r>
      <w:r w:rsidRPr="008C7178">
        <w:rPr>
          <w:szCs w:val="24"/>
        </w:rPr>
        <w:t xml:space="preserve"> </w:t>
      </w:r>
      <w:r w:rsidR="0043765F">
        <w:rPr>
          <w:szCs w:val="24"/>
        </w:rPr>
        <w:t>situation</w:t>
      </w:r>
      <w:r w:rsidRPr="008C7178">
        <w:rPr>
          <w:szCs w:val="24"/>
        </w:rPr>
        <w:t>.</w:t>
      </w:r>
    </w:p>
    <w:p w14:paraId="3333DB82" w14:textId="5DA162CA" w:rsidR="00D93AE7" w:rsidRDefault="0043765F" w:rsidP="000967D7">
      <w:pPr>
        <w:spacing w:after="0" w:line="480" w:lineRule="auto"/>
        <w:ind w:left="0" w:firstLine="720"/>
        <w:rPr>
          <w:szCs w:val="24"/>
        </w:rPr>
      </w:pPr>
      <w:r>
        <w:rPr>
          <w:szCs w:val="24"/>
        </w:rPr>
        <w:t>However, we expanded our scope and conducted an additional explora</w:t>
      </w:r>
      <w:r w:rsidR="004D2275" w:rsidRPr="004D2275">
        <w:rPr>
          <w:szCs w:val="24"/>
        </w:rPr>
        <w:t>tory</w:t>
      </w:r>
      <w:r w:rsidR="004D2275">
        <w:rPr>
          <w:szCs w:val="24"/>
        </w:rPr>
        <w:t xml:space="preserve"> analys</w:t>
      </w:r>
      <w:r>
        <w:rPr>
          <w:szCs w:val="24"/>
        </w:rPr>
        <w:t xml:space="preserve">is </w:t>
      </w:r>
      <w:r w:rsidR="004D2275">
        <w:rPr>
          <w:szCs w:val="24"/>
        </w:rPr>
        <w:t>to determine whether a stronger association between strategy choice and affective intensity</w:t>
      </w:r>
      <w:r w:rsidR="008E6857">
        <w:rPr>
          <w:szCs w:val="24"/>
        </w:rPr>
        <w:t xml:space="preserve"> could be found</w:t>
      </w:r>
      <w:r w:rsidR="004D2275">
        <w:rPr>
          <w:szCs w:val="24"/>
        </w:rPr>
        <w:t xml:space="preserve"> using a broader categorization schema</w:t>
      </w:r>
      <w:r w:rsidR="008E6857">
        <w:rPr>
          <w:szCs w:val="24"/>
        </w:rPr>
        <w:t>,</w:t>
      </w:r>
      <w:r w:rsidR="004D2275">
        <w:rPr>
          <w:szCs w:val="24"/>
        </w:rPr>
        <w:t xml:space="preserve"> comparing engagement strategies (i.e., reappraisal) to disengagement strategies (i.e., suppression, distraction) as defined in the broader literature (</w:t>
      </w:r>
      <w:r w:rsidR="00516B60">
        <w:rPr>
          <w:szCs w:val="24"/>
        </w:rPr>
        <w:t xml:space="preserve">e.g., </w:t>
      </w:r>
      <w:r w:rsidR="00516B60">
        <w:rPr>
          <w:szCs w:val="24"/>
        </w:rPr>
        <w:fldChar w:fldCharType="begin"/>
      </w:r>
      <w:r w:rsidR="007B47B5">
        <w:rPr>
          <w:szCs w:val="24"/>
        </w:rPr>
        <w:instrText xml:space="preserve"> ADDIN ZOTERO_ITEM CSL_CITATION {"citationID":"yrRNPrrA","properties":{"formattedCitation":"(Dixon-Gordon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sidR="00516B60">
        <w:rPr>
          <w:szCs w:val="24"/>
        </w:rPr>
        <w:fldChar w:fldCharType="separate"/>
      </w:r>
      <w:r w:rsidR="00516B60" w:rsidRPr="00516B60">
        <w:t>Dixon-Gordon et al., 2015)</w:t>
      </w:r>
      <w:r w:rsidR="00516B60">
        <w:rPr>
          <w:szCs w:val="24"/>
        </w:rPr>
        <w:fldChar w:fldCharType="end"/>
      </w:r>
      <w:r w:rsidR="004D2275">
        <w:rPr>
          <w:szCs w:val="24"/>
        </w:rPr>
        <w:t xml:space="preserve">. </w:t>
      </w:r>
      <w:r w:rsidR="002E68CC">
        <w:rPr>
          <w:szCs w:val="24"/>
        </w:rPr>
        <w:t>Expanding our groups</w:t>
      </w:r>
      <w:r w:rsidR="004D2275">
        <w:rPr>
          <w:szCs w:val="24"/>
        </w:rPr>
        <w:t xml:space="preserve"> </w:t>
      </w:r>
      <w:r w:rsidR="002E68CC">
        <w:rPr>
          <w:szCs w:val="24"/>
        </w:rPr>
        <w:t xml:space="preserve">yielded </w:t>
      </w:r>
      <w:r w:rsidR="004D2275">
        <w:rPr>
          <w:szCs w:val="24"/>
        </w:rPr>
        <w:t>a</w:t>
      </w:r>
      <w:r w:rsidR="002E68CC">
        <w:rPr>
          <w:szCs w:val="24"/>
        </w:rPr>
        <w:t xml:space="preserve"> subset of </w:t>
      </w:r>
      <w:r>
        <w:rPr>
          <w:szCs w:val="24"/>
        </w:rPr>
        <w:t>360</w:t>
      </w:r>
      <w:r w:rsidR="004D2275" w:rsidRPr="004D2275">
        <w:rPr>
          <w:szCs w:val="24"/>
        </w:rPr>
        <w:t xml:space="preserve"> observations in which a negative emotion was downregulated by ei</w:t>
      </w:r>
      <w:r w:rsidR="002E68CC">
        <w:rPr>
          <w:szCs w:val="24"/>
        </w:rPr>
        <w:t>ther disengagement or engagement strategy</w:t>
      </w:r>
      <w:r w:rsidR="004D2275" w:rsidRPr="004D2275">
        <w:rPr>
          <w:szCs w:val="24"/>
        </w:rPr>
        <w:t xml:space="preserve">. </w:t>
      </w:r>
      <w:r w:rsidR="002E68CC">
        <w:rPr>
          <w:szCs w:val="24"/>
        </w:rPr>
        <w:t xml:space="preserve">These observations </w:t>
      </w:r>
      <w:r>
        <w:rPr>
          <w:szCs w:val="24"/>
        </w:rPr>
        <w:t xml:space="preserve">were </w:t>
      </w:r>
      <w:r w:rsidR="002E68CC">
        <w:rPr>
          <w:szCs w:val="24"/>
        </w:rPr>
        <w:t xml:space="preserve">reported by </w:t>
      </w:r>
      <w:r>
        <w:rPr>
          <w:szCs w:val="24"/>
        </w:rPr>
        <w:t>89</w:t>
      </w:r>
      <w:r w:rsidR="004D2275" w:rsidRPr="004D2275">
        <w:rPr>
          <w:szCs w:val="24"/>
        </w:rPr>
        <w:t xml:space="preserve"> par</w:t>
      </w:r>
      <w:r w:rsidR="002E68CC">
        <w:rPr>
          <w:szCs w:val="24"/>
        </w:rPr>
        <w:t>ticipants. Of the</w:t>
      </w:r>
      <w:r w:rsidR="004D2275" w:rsidRPr="004D2275">
        <w:rPr>
          <w:szCs w:val="24"/>
        </w:rPr>
        <w:t xml:space="preserve"> tota</w:t>
      </w:r>
      <w:r w:rsidR="002E68CC">
        <w:rPr>
          <w:szCs w:val="24"/>
        </w:rPr>
        <w:t xml:space="preserve">l observations, </w:t>
      </w:r>
      <w:r>
        <w:rPr>
          <w:szCs w:val="24"/>
        </w:rPr>
        <w:t>237</w:t>
      </w:r>
      <w:r w:rsidR="002E68CC">
        <w:rPr>
          <w:szCs w:val="24"/>
        </w:rPr>
        <w:t xml:space="preserve"> (65.</w:t>
      </w:r>
      <w:r>
        <w:rPr>
          <w:szCs w:val="24"/>
        </w:rPr>
        <w:t>8</w:t>
      </w:r>
      <w:r w:rsidR="004D2275" w:rsidRPr="004D2275">
        <w:rPr>
          <w:szCs w:val="24"/>
        </w:rPr>
        <w:t>0%) reported using distraction</w:t>
      </w:r>
      <w:r w:rsidR="002E68CC">
        <w:rPr>
          <w:szCs w:val="24"/>
        </w:rPr>
        <w:t xml:space="preserve"> or suppression</w:t>
      </w:r>
      <w:r w:rsidR="004D2275" w:rsidRPr="004D2275">
        <w:rPr>
          <w:szCs w:val="24"/>
        </w:rPr>
        <w:t xml:space="preserve"> to regulate their emotions. The average emotional in</w:t>
      </w:r>
      <w:r w:rsidR="002E68CC">
        <w:rPr>
          <w:szCs w:val="24"/>
        </w:rPr>
        <w:t>tensity of observations was 2.</w:t>
      </w:r>
      <w:r>
        <w:rPr>
          <w:szCs w:val="24"/>
        </w:rPr>
        <w:t>40</w:t>
      </w:r>
      <w:r w:rsidR="004D2275" w:rsidRPr="004D2275">
        <w:rPr>
          <w:szCs w:val="24"/>
        </w:rPr>
        <w:t>.</w:t>
      </w:r>
      <w:r w:rsidR="00021D66">
        <w:rPr>
          <w:szCs w:val="24"/>
        </w:rPr>
        <w:t xml:space="preserve"> However, our best performing </w:t>
      </w:r>
      <w:r w:rsidR="00021D66" w:rsidRPr="00021D66">
        <w:rPr>
          <w:szCs w:val="24"/>
        </w:rPr>
        <w:t>non-null model, including only intensity as a fixed effect (p = 0.</w:t>
      </w:r>
      <w:r w:rsidR="00021D66">
        <w:rPr>
          <w:szCs w:val="24"/>
        </w:rPr>
        <w:t>3</w:t>
      </w:r>
      <w:r w:rsidR="006D2182">
        <w:rPr>
          <w:szCs w:val="24"/>
        </w:rPr>
        <w:t>2</w:t>
      </w:r>
      <w:r w:rsidR="00021D66" w:rsidRPr="00021D66">
        <w:rPr>
          <w:szCs w:val="24"/>
        </w:rPr>
        <w:t xml:space="preserve"> when compared to null), </w:t>
      </w:r>
      <w:r w:rsidR="00021D66">
        <w:rPr>
          <w:szCs w:val="24"/>
        </w:rPr>
        <w:t xml:space="preserve">again </w:t>
      </w:r>
      <w:del w:id="275" w:author="Billy Mitchell" w:date="2023-11-07T13:06:00Z">
        <w:r w:rsidR="00021D66" w:rsidRPr="00021D66" w:rsidDel="00097D65">
          <w:rPr>
            <w:szCs w:val="24"/>
          </w:rPr>
          <w:delText>failed to demonstrate that emotional intensity had predictive utility towards usage</w:delText>
        </w:r>
      </w:del>
      <w:ins w:id="276" w:author="Billy Mitchell" w:date="2023-11-07T13:06:00Z">
        <w:r w:rsidR="00097D65">
          <w:rPr>
            <w:szCs w:val="24"/>
          </w:rPr>
          <w:t xml:space="preserve">did not find an association between </w:t>
        </w:r>
        <w:r w:rsidR="00097D65">
          <w:rPr>
            <w:szCs w:val="24"/>
          </w:rPr>
          <w:lastRenderedPageBreak/>
          <w:t xml:space="preserve">emotional intensity and strategy </w:t>
        </w:r>
        <w:proofErr w:type="spellStart"/>
        <w:r w:rsidR="00097D65">
          <w:rPr>
            <w:szCs w:val="24"/>
          </w:rPr>
          <w:t>usagea</w:t>
        </w:r>
      </w:ins>
      <w:proofErr w:type="spellEnd"/>
      <w:r w:rsidR="00021D66" w:rsidRPr="00021D66">
        <w:rPr>
          <w:szCs w:val="24"/>
        </w:rPr>
        <w:t xml:space="preserve"> (OR = 1.</w:t>
      </w:r>
      <w:r w:rsidR="00021D66">
        <w:rPr>
          <w:szCs w:val="24"/>
        </w:rPr>
        <w:t>1</w:t>
      </w:r>
      <w:r w:rsidR="006D2182">
        <w:rPr>
          <w:szCs w:val="24"/>
        </w:rPr>
        <w:t>8</w:t>
      </w:r>
      <w:r w:rsidR="00021D66" w:rsidRPr="00021D66">
        <w:rPr>
          <w:szCs w:val="24"/>
        </w:rPr>
        <w:t>, 95% CI = [0.</w:t>
      </w:r>
      <w:r w:rsidR="00021D66">
        <w:rPr>
          <w:szCs w:val="24"/>
        </w:rPr>
        <w:t>8</w:t>
      </w:r>
      <w:r w:rsidR="006D2182">
        <w:rPr>
          <w:szCs w:val="24"/>
        </w:rPr>
        <w:t>5</w:t>
      </w:r>
      <w:r w:rsidR="00021D66" w:rsidRPr="00021D66">
        <w:rPr>
          <w:szCs w:val="24"/>
        </w:rPr>
        <w:t>, 1.</w:t>
      </w:r>
      <w:r w:rsidR="006D2182">
        <w:rPr>
          <w:szCs w:val="24"/>
        </w:rPr>
        <w:t>63</w:t>
      </w:r>
      <w:r w:rsidR="00021D66" w:rsidRPr="00021D66">
        <w:rPr>
          <w:szCs w:val="24"/>
        </w:rPr>
        <w:t>], p = 0.</w:t>
      </w:r>
      <w:r w:rsidR="00021D66">
        <w:rPr>
          <w:szCs w:val="24"/>
        </w:rPr>
        <w:t>3</w:t>
      </w:r>
      <w:r w:rsidR="006D2182">
        <w:rPr>
          <w:szCs w:val="24"/>
        </w:rPr>
        <w:t>2</w:t>
      </w:r>
      <w:r w:rsidR="00021D66" w:rsidRPr="00021D66">
        <w:rPr>
          <w:szCs w:val="24"/>
        </w:rPr>
        <w:t>).</w:t>
      </w:r>
      <w:r w:rsidR="00804B41">
        <w:rPr>
          <w:szCs w:val="24"/>
        </w:rPr>
        <w:t xml:space="preserve"> Again, though not significant, this statistic suggests that </w:t>
      </w:r>
      <w:proofErr w:type="spellStart"/>
      <w:r w:rsidR="00804B41" w:rsidRPr="00804B41">
        <w:rPr>
          <w:szCs w:val="24"/>
        </w:rPr>
        <w:t>every one</w:t>
      </w:r>
      <w:proofErr w:type="spellEnd"/>
      <w:r w:rsidR="00804B41" w:rsidRPr="00804B41">
        <w:rPr>
          <w:szCs w:val="24"/>
        </w:rPr>
        <w:t xml:space="preserve"> standard deviation unit increase in emotional intensity</w:t>
      </w:r>
      <w:r w:rsidR="00804B41">
        <w:rPr>
          <w:szCs w:val="24"/>
        </w:rPr>
        <w:t xml:space="preserve"> increases </w:t>
      </w:r>
      <w:r w:rsidR="00804B41" w:rsidRPr="00804B41">
        <w:rPr>
          <w:szCs w:val="24"/>
        </w:rPr>
        <w:t xml:space="preserve">the odds of choosing </w:t>
      </w:r>
      <w:r w:rsidR="00804B41">
        <w:rPr>
          <w:szCs w:val="24"/>
        </w:rPr>
        <w:t xml:space="preserve">a disengagement strategy </w:t>
      </w:r>
      <w:r w:rsidR="00804B41" w:rsidRPr="00804B41">
        <w:rPr>
          <w:szCs w:val="24"/>
        </w:rPr>
        <w:t xml:space="preserve">by approximately </w:t>
      </w:r>
      <w:r w:rsidR="00804B41">
        <w:rPr>
          <w:szCs w:val="24"/>
        </w:rPr>
        <w:t>18</w:t>
      </w:r>
      <w:r w:rsidR="00804B41" w:rsidRPr="00804B41">
        <w:rPr>
          <w:szCs w:val="24"/>
        </w:rPr>
        <w:t>%</w:t>
      </w:r>
      <w:r w:rsidR="00804B41">
        <w:rPr>
          <w:szCs w:val="24"/>
        </w:rPr>
        <w:t>.</w:t>
      </w:r>
    </w:p>
    <w:p w14:paraId="70129D27" w14:textId="66650BF1" w:rsidR="00EB6E76" w:rsidRDefault="00EB6E76" w:rsidP="000967D7">
      <w:pPr>
        <w:spacing w:after="0" w:line="480" w:lineRule="auto"/>
        <w:ind w:left="0" w:firstLine="720"/>
        <w:rPr>
          <w:szCs w:val="24"/>
        </w:rPr>
      </w:pPr>
      <w:r>
        <w:rPr>
          <w:b/>
          <w:bCs/>
          <w:noProof/>
          <w:szCs w:val="24"/>
        </w:rPr>
        <mc:AlternateContent>
          <mc:Choice Requires="wpg">
            <w:drawing>
              <wp:anchor distT="0" distB="0" distL="114300" distR="114300" simplePos="0" relativeHeight="251669504" behindDoc="0" locked="0" layoutInCell="1" allowOverlap="1" wp14:anchorId="4D881855" wp14:editId="54C55FD1">
                <wp:simplePos x="0" y="0"/>
                <wp:positionH relativeFrom="column">
                  <wp:posOffset>-30752</wp:posOffset>
                </wp:positionH>
                <wp:positionV relativeFrom="paragraph">
                  <wp:posOffset>326571</wp:posOffset>
                </wp:positionV>
                <wp:extent cx="6031502" cy="5567408"/>
                <wp:effectExtent l="0" t="0" r="7620" b="0"/>
                <wp:wrapSquare wrapText="bothSides"/>
                <wp:docPr id="22" name="Group 22"/>
                <wp:cNvGraphicFramePr/>
                <a:graphic xmlns:a="http://schemas.openxmlformats.org/drawingml/2006/main">
                  <a:graphicData uri="http://schemas.microsoft.com/office/word/2010/wordprocessingGroup">
                    <wpg:wgp>
                      <wpg:cNvGrpSpPr/>
                      <wpg:grpSpPr>
                        <a:xfrm>
                          <a:off x="0" y="0"/>
                          <a:ext cx="6031502" cy="5567408"/>
                          <a:chOff x="-30752" y="-13063"/>
                          <a:chExt cx="6031502" cy="5567408"/>
                        </a:xfrm>
                      </wpg:grpSpPr>
                      <wps:wsp>
                        <wps:cNvPr id="217" name="Text Box 2"/>
                        <wps:cNvSpPr txBox="1">
                          <a:spLocks noChangeArrowheads="1"/>
                        </wps:cNvSpPr>
                        <wps:spPr bwMode="auto">
                          <a:xfrm>
                            <a:off x="0" y="4457700"/>
                            <a:ext cx="6000750" cy="1096645"/>
                          </a:xfrm>
                          <a:prstGeom prst="rect">
                            <a:avLst/>
                          </a:prstGeom>
                          <a:solidFill>
                            <a:srgbClr val="FFFFFF"/>
                          </a:solidFill>
                          <a:ln w="9525">
                            <a:noFill/>
                            <a:miter lim="800000"/>
                            <a:headEnd/>
                            <a:tailEnd/>
                          </a:ln>
                        </wps:spPr>
                        <wps:txbx>
                          <w:txbxContent>
                            <w:p w14:paraId="716FC2E9" w14:textId="77777777" w:rsidR="00260459" w:rsidRDefault="00260459"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260459" w:rsidRDefault="00260459" w:rsidP="00EB6E76"/>
                          </w:txbxContent>
                        </wps:txbx>
                        <wps:bodyPr rot="0" vert="horz" wrap="square" lIns="91440" tIns="45720" rIns="91440" bIns="45720" anchor="t" anchorCtr="0">
                          <a:spAutoFit/>
                        </wps:bodyPr>
                      </wps:wsp>
                      <pic:pic xmlns:pic="http://schemas.openxmlformats.org/drawingml/2006/picture">
                        <pic:nvPicPr>
                          <pic:cNvPr id="21" name="Picture 21" descr="Timeline&#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752" y="-13063"/>
                            <a:ext cx="5943600" cy="4457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881855" id="Group 22" o:spid="_x0000_s1029" style="position:absolute;left:0;text-align:left;margin-left:-2.4pt;margin-top:25.7pt;width:474.9pt;height:438.4pt;z-index:251669504;mso-width-relative:margin;mso-height-relative:margin" coordorigin="-307,-130" coordsize="60315,5567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stptVrmMhAMjGclZlsul1u13vF5vV7vl9v1/wGBwWDwmFw2HxGJxWLxm&#10;Nx2PyGRyWTykwgK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">
                <v:shape id="Text Box 2" o:spid="_x0000_s1030" type="#_x0000_t202" style="position:absolute;top:44577;width:600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716FC2E9" w14:textId="77777777" w:rsidR="00260459" w:rsidRDefault="00260459"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260459" w:rsidRDefault="00260459" w:rsidP="00EB6E76"/>
                    </w:txbxContent>
                  </v:textbox>
                </v:shape>
                <v:shape id="Picture 21" o:spid="_x0000_s1031" type="#_x0000_t75" alt="Timeline&#10;&#10;Description automatically generated with medium confidence" style="position:absolute;left:-307;top:-130;width:59435;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">
                  <v:imagedata r:id="rId14" o:title="Timeline&#10;&#10;Description automatically generated with medium confidence"/>
                  <v:path arrowok="t"/>
                </v:shape>
                <w10:wrap type="square"/>
              </v:group>
            </w:pict>
          </mc:Fallback>
        </mc:AlternateContent>
      </w:r>
    </w:p>
    <w:p w14:paraId="1B283B18" w14:textId="77777777" w:rsidR="00EB6E76" w:rsidRDefault="00EB6E76" w:rsidP="000967D7">
      <w:pPr>
        <w:spacing w:after="0" w:line="480" w:lineRule="auto"/>
        <w:ind w:left="0" w:firstLine="720"/>
        <w:rPr>
          <w:szCs w:val="24"/>
        </w:rPr>
      </w:pPr>
    </w:p>
    <w:p w14:paraId="6A00A1E3" w14:textId="55320857" w:rsidR="009B3741" w:rsidRDefault="006D2182" w:rsidP="009B3741">
      <w:pPr>
        <w:spacing w:after="0" w:line="480" w:lineRule="auto"/>
        <w:ind w:left="0" w:firstLine="720"/>
        <w:rPr>
          <w:szCs w:val="24"/>
        </w:rPr>
      </w:pPr>
      <w:r>
        <w:rPr>
          <w:szCs w:val="24"/>
        </w:rPr>
        <w:t xml:space="preserve">Because it could be argued that a haunted house setting could elicit greater contra-hedonic regulation activity (i.e., downregulating positive emotion), we then constructed a series of </w:t>
      </w:r>
      <w:r>
        <w:rPr>
          <w:szCs w:val="24"/>
        </w:rPr>
        <w:lastRenderedPageBreak/>
        <w:t>additional models which were beyond the purview of our initial aims and hypotheses to determine whether any statistically significant relationship could be observed between affective intensity and regulation strategy usage in this context. We iteratively modified predictors and outcome variables</w:t>
      </w:r>
      <w:r w:rsidR="009B3741">
        <w:rPr>
          <w:szCs w:val="24"/>
        </w:rPr>
        <w:t xml:space="preserve"> across 14 additional models, including covariate models adjusting for sex, cognitive load, and ERQ reappraisal subscale scores, which despite failing to demonstrate significance in this dataset often predict regulation choice in lab settings. We found only a single model which surpassed traditional statistical thresholds of significance in model fit (ICC = 0.37; p = 0.04 when compared to null). This model included a random intercept for participant and a single predictor, affective intensity of positive and negative emotions, regressed upon distraction versus reappraisal strategy usage with data from unique events reported both immediately after and one-week after exposure (</w:t>
      </w:r>
      <w:r w:rsidR="009B3741" w:rsidRPr="00021D66">
        <w:rPr>
          <w:szCs w:val="24"/>
        </w:rPr>
        <w:t>OR = 1</w:t>
      </w:r>
      <w:r w:rsidR="009B3741">
        <w:rPr>
          <w:szCs w:val="24"/>
        </w:rPr>
        <w:t>.42</w:t>
      </w:r>
      <w:r w:rsidR="009B3741" w:rsidRPr="00021D66">
        <w:rPr>
          <w:szCs w:val="24"/>
        </w:rPr>
        <w:t>, 95% CI = [</w:t>
      </w:r>
      <w:r w:rsidR="009B3741">
        <w:rPr>
          <w:szCs w:val="24"/>
        </w:rPr>
        <w:t>1.03</w:t>
      </w:r>
      <w:r w:rsidR="009B3741" w:rsidRPr="00021D66">
        <w:rPr>
          <w:szCs w:val="24"/>
        </w:rPr>
        <w:t>, 1.</w:t>
      </w:r>
      <w:r w:rsidR="009B3741">
        <w:rPr>
          <w:szCs w:val="24"/>
        </w:rPr>
        <w:t>98</w:t>
      </w:r>
      <w:r w:rsidR="009B3741" w:rsidRPr="00021D66">
        <w:rPr>
          <w:szCs w:val="24"/>
        </w:rPr>
        <w:t>], p = 0.</w:t>
      </w:r>
      <w:r w:rsidR="009B3741">
        <w:rPr>
          <w:szCs w:val="24"/>
        </w:rPr>
        <w:t xml:space="preserve">04). The model composition, </w:t>
      </w:r>
      <w:proofErr w:type="gramStart"/>
      <w:r w:rsidR="009B3741">
        <w:rPr>
          <w:szCs w:val="24"/>
        </w:rPr>
        <w:t>comparison</w:t>
      </w:r>
      <w:proofErr w:type="gramEnd"/>
      <w:r w:rsidR="009B3741">
        <w:rPr>
          <w:szCs w:val="24"/>
        </w:rPr>
        <w:t xml:space="preserve"> and results of all of these models can be found in </w:t>
      </w:r>
      <w:r w:rsidR="009B3741" w:rsidRPr="009B3741">
        <w:rPr>
          <w:b/>
          <w:bCs/>
          <w:szCs w:val="24"/>
        </w:rPr>
        <w:t>Table 1</w:t>
      </w:r>
      <w:r w:rsidR="009B3741">
        <w:rPr>
          <w:szCs w:val="24"/>
        </w:rPr>
        <w:t>.</w:t>
      </w:r>
    </w:p>
    <w:p w14:paraId="23FBDFDE" w14:textId="18A01678" w:rsidR="00D93AE7" w:rsidRPr="00D93AE7" w:rsidRDefault="00B720B2" w:rsidP="009B3741">
      <w:pPr>
        <w:spacing w:after="0" w:line="480" w:lineRule="auto"/>
        <w:ind w:left="0" w:firstLine="720"/>
        <w:rPr>
          <w:szCs w:val="24"/>
        </w:rPr>
      </w:pPr>
      <w:r w:rsidRPr="008C7178">
        <w:rPr>
          <w:b/>
          <w:szCs w:val="24"/>
        </w:rPr>
        <w:t xml:space="preserve">Regulatory strategy </w:t>
      </w:r>
      <w:r w:rsidR="00E21AFA">
        <w:rPr>
          <w:b/>
          <w:szCs w:val="24"/>
        </w:rPr>
        <w:t>usage</w:t>
      </w:r>
      <w:r w:rsidR="00E21AFA" w:rsidRPr="008C7178">
        <w:rPr>
          <w:b/>
          <w:szCs w:val="24"/>
        </w:rPr>
        <w:t xml:space="preserve"> </w:t>
      </w:r>
      <w:r w:rsidRPr="008C7178">
        <w:rPr>
          <w:b/>
          <w:szCs w:val="24"/>
        </w:rPr>
        <w:t xml:space="preserve">and intensity interact to predict regulatory success. </w:t>
      </w:r>
      <w:r w:rsidRPr="008C7178">
        <w:rPr>
          <w:szCs w:val="24"/>
        </w:rPr>
        <w:t>Following our emotional intensity analyses, we</w:t>
      </w:r>
      <w:r w:rsidR="00CB34D6">
        <w:rPr>
          <w:szCs w:val="24"/>
        </w:rPr>
        <w:t xml:space="preserve"> explored how strategy usage moderated the relationship between intensity and success,</w:t>
      </w:r>
      <w:r w:rsidRPr="008C7178">
        <w:rPr>
          <w:szCs w:val="24"/>
        </w:rPr>
        <w:t xml:space="preserve"> </w:t>
      </w:r>
      <w:r w:rsidR="007053D8">
        <w:rPr>
          <w:szCs w:val="24"/>
        </w:rPr>
        <w:t xml:space="preserve">as </w:t>
      </w:r>
      <w:r w:rsidRPr="008C7178">
        <w:rPr>
          <w:szCs w:val="24"/>
        </w:rPr>
        <w:t>high-intensity events using distraction should more successfully regulate emotions than high-intensity events using reappraisal</w:t>
      </w:r>
      <w:r w:rsidR="0047236C">
        <w:rPr>
          <w:szCs w:val="24"/>
        </w:rPr>
        <w:t xml:space="preserve"> </w:t>
      </w:r>
      <w:r w:rsidR="0047236C">
        <w:rPr>
          <w:szCs w:val="24"/>
        </w:rPr>
        <w:fldChar w:fldCharType="begin"/>
      </w:r>
      <w:r w:rsidR="007B47B5">
        <w:rPr>
          <w:szCs w:val="24"/>
        </w:rPr>
        <w:instrText xml:space="preserve"> ADDIN ZOTERO_ITEM CSL_CITATION {"citationID":"v6Ia3tmW","properties":{"formattedCitation":"(Sheppes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7236C">
        <w:rPr>
          <w:szCs w:val="24"/>
        </w:rPr>
        <w:fldChar w:fldCharType="separate"/>
      </w:r>
      <w:r w:rsidR="0047236C" w:rsidRPr="0047236C">
        <w:t>(Sheppes et al., 2011)</w:t>
      </w:r>
      <w:r w:rsidR="0047236C">
        <w:rPr>
          <w:szCs w:val="24"/>
        </w:rPr>
        <w:fldChar w:fldCharType="end"/>
      </w:r>
      <w:r w:rsidRPr="008C7178">
        <w:rPr>
          <w:szCs w:val="24"/>
        </w:rPr>
        <w:t>. After constructing a series of multilevel linear models and again following an information theoretic approach, we found that our best-performing model did indeed include an interaction between strategy usage and emotional intensity (ICC = 0.42, p = 0.003) and found that interaction to be significant (β = 0.25, 95% CI = [0.09, 0.42], p = 0.003). However, a simple slopes analysis revealed a surprising finding: no relationship was observed between regulatory success and emotional intensity for events regulated via reappraisal (β = -0.03, 95% CI = [-0.16, 0.10], p = 0.70), but regulatory success was negatively associated with emotional intensity for distraction</w:t>
      </w:r>
      <w:r w:rsidR="00D47FF3">
        <w:rPr>
          <w:szCs w:val="24"/>
        </w:rPr>
        <w:t>-</w:t>
      </w:r>
      <w:r w:rsidRPr="008C7178">
        <w:rPr>
          <w:szCs w:val="24"/>
        </w:rPr>
        <w:t xml:space="preserve">regulated </w:t>
      </w:r>
      <w:r w:rsidRPr="008C7178">
        <w:rPr>
          <w:szCs w:val="24"/>
        </w:rPr>
        <w:lastRenderedPageBreak/>
        <w:t>events (β = -0.28, 95% CI = [-0.40, -0.16], p &lt; 0.001)</w:t>
      </w:r>
      <w:r w:rsidR="00EB0294">
        <w:rPr>
          <w:szCs w:val="24"/>
        </w:rPr>
        <w:t xml:space="preserve"> </w:t>
      </w:r>
      <w:r w:rsidR="00EB0294">
        <w:t>(</w:t>
      </w:r>
      <w:r w:rsidR="00EB0294">
        <w:rPr>
          <w:b/>
          <w:bCs/>
        </w:rPr>
        <w:t>Fig. 3</w:t>
      </w:r>
      <w:r w:rsidR="00EB0294" w:rsidRPr="00EB0294">
        <w:t>)</w:t>
      </w:r>
      <w:r w:rsidRPr="008C7178">
        <w:rPr>
          <w:szCs w:val="24"/>
        </w:rPr>
        <w:t xml:space="preserve">. </w:t>
      </w:r>
      <w:r w:rsidR="00804B41">
        <w:rPr>
          <w:szCs w:val="24"/>
        </w:rPr>
        <w:t xml:space="preserve">In other words, each standard deviation unit increase in emotional intensity yielded a -0.28 standard deviation decrease in the reported success of distraction, but not reappraisal, as an emotion regulation strategy. </w:t>
      </w:r>
      <w:r w:rsidRPr="008C7178">
        <w:rPr>
          <w:szCs w:val="24"/>
        </w:rPr>
        <w:t xml:space="preserve">As such, our data </w:t>
      </w:r>
      <w:r w:rsidR="00182F3C">
        <w:rPr>
          <w:szCs w:val="24"/>
        </w:rPr>
        <w:t>seems to suggest</w:t>
      </w:r>
      <w:r w:rsidRPr="008C7178">
        <w:rPr>
          <w:szCs w:val="24"/>
        </w:rPr>
        <w:t xml:space="preserve"> </w:t>
      </w:r>
      <w:r w:rsidR="008E6857">
        <w:rPr>
          <w:szCs w:val="24"/>
        </w:rPr>
        <w:t xml:space="preserve">the efficacy of using distraction within this </w:t>
      </w:r>
      <w:r w:rsidRPr="008C7178">
        <w:rPr>
          <w:szCs w:val="24"/>
        </w:rPr>
        <w:t xml:space="preserve">high-intensity, </w:t>
      </w:r>
      <w:r w:rsidR="00170D09">
        <w:rPr>
          <w:szCs w:val="24"/>
        </w:rPr>
        <w:t>quasi-natural</w:t>
      </w:r>
      <w:r w:rsidRPr="008C7178">
        <w:rPr>
          <w:szCs w:val="24"/>
        </w:rPr>
        <w:t>istic settin</w:t>
      </w:r>
      <w:r w:rsidR="008E6857">
        <w:rPr>
          <w:szCs w:val="24"/>
        </w:rPr>
        <w:t>g to be of a lesser magnitude than what had been found</w:t>
      </w:r>
      <w:r w:rsidR="00182F3C">
        <w:rPr>
          <w:szCs w:val="24"/>
        </w:rPr>
        <w:t xml:space="preserve"> in lab studies wherein distraction was used.</w:t>
      </w:r>
      <w:r w:rsidR="00EB6E76" w:rsidRPr="00EB6E76">
        <w:rPr>
          <w:b/>
          <w:noProof/>
          <w:szCs w:val="24"/>
        </w:rPr>
        <w:t xml:space="preserve"> </w:t>
      </w:r>
      <w:r w:rsidR="00EB6E76">
        <w:rPr>
          <w:b/>
          <w:noProof/>
          <w:szCs w:val="24"/>
        </w:rPr>
        <mc:AlternateContent>
          <mc:Choice Requires="wpg">
            <w:drawing>
              <wp:anchor distT="0" distB="0" distL="114300" distR="114300" simplePos="0" relativeHeight="251671552" behindDoc="0" locked="0" layoutInCell="1" allowOverlap="1" wp14:anchorId="687C4437" wp14:editId="6BEC71ED">
                <wp:simplePos x="0" y="0"/>
                <wp:positionH relativeFrom="margin">
                  <wp:posOffset>0</wp:posOffset>
                </wp:positionH>
                <wp:positionV relativeFrom="paragraph">
                  <wp:posOffset>2805430</wp:posOffset>
                </wp:positionV>
                <wp:extent cx="5927725" cy="5310985"/>
                <wp:effectExtent l="0" t="0" r="0" b="4445"/>
                <wp:wrapTopAndBottom/>
                <wp:docPr id="7" name="Group 7"/>
                <wp:cNvGraphicFramePr/>
                <a:graphic xmlns:a="http://schemas.openxmlformats.org/drawingml/2006/main">
                  <a:graphicData uri="http://schemas.microsoft.com/office/word/2010/wordprocessingGroup">
                    <wpg:wgp>
                      <wpg:cNvGrpSpPr/>
                      <wpg:grpSpPr>
                        <a:xfrm>
                          <a:off x="0" y="0"/>
                          <a:ext cx="5927725" cy="5310985"/>
                          <a:chOff x="305456" y="4438897"/>
                          <a:chExt cx="5927834" cy="5311560"/>
                        </a:xfrm>
                      </wpg:grpSpPr>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362607" y="4438897"/>
                            <a:ext cx="5688968" cy="4201674"/>
                          </a:xfrm>
                          <a:prstGeom prst="rect">
                            <a:avLst/>
                          </a:prstGeom>
                        </pic:spPr>
                      </pic:pic>
                      <wps:wsp>
                        <wps:cNvPr id="10" name="Text Box 2"/>
                        <wps:cNvSpPr txBox="1">
                          <a:spLocks noChangeArrowheads="1"/>
                        </wps:cNvSpPr>
                        <wps:spPr bwMode="auto">
                          <a:xfrm>
                            <a:off x="305456" y="8671582"/>
                            <a:ext cx="5927834" cy="1078875"/>
                          </a:xfrm>
                          <a:prstGeom prst="rect">
                            <a:avLst/>
                          </a:prstGeom>
                          <a:solidFill>
                            <a:srgbClr val="FFFFFF"/>
                          </a:solidFill>
                          <a:ln w="9525">
                            <a:noFill/>
                            <a:miter lim="800000"/>
                            <a:headEnd/>
                            <a:tailEnd/>
                          </a:ln>
                        </wps:spPr>
                        <wps:txbx>
                          <w:txbxContent>
                            <w:p w14:paraId="70D15F6E" w14:textId="77777777" w:rsidR="00260459" w:rsidRDefault="00260459"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260459" w:rsidRDefault="00260459" w:rsidP="00EB6E76">
                              <w:pPr>
                                <w:spacing w:after="269" w:line="262" w:lineRule="auto"/>
                                <w:ind w:left="0" w:firstLine="0"/>
                                <w:rPr>
                                  <w:rFonts w:eastAsia="Calibri"/>
                                  <w:sz w:val="20"/>
                                  <w:szCs w:val="24"/>
                                </w:rPr>
                              </w:pPr>
                            </w:p>
                            <w:p w14:paraId="5D86E247" w14:textId="77777777" w:rsidR="00260459" w:rsidRDefault="00260459" w:rsidP="00EB6E76">
                              <w:pPr>
                                <w:spacing w:after="269" w:line="262" w:lineRule="auto"/>
                                <w:ind w:left="0" w:firstLine="0"/>
                                <w:rPr>
                                  <w:rFonts w:eastAsia="Calibri"/>
                                  <w:sz w:val="20"/>
                                  <w:szCs w:val="24"/>
                                </w:rPr>
                              </w:pPr>
                            </w:p>
                            <w:p w14:paraId="1AA39E74" w14:textId="77777777" w:rsidR="00260459" w:rsidRDefault="00260459" w:rsidP="00EB6E76">
                              <w:pPr>
                                <w:spacing w:after="269" w:line="262" w:lineRule="auto"/>
                                <w:ind w:left="0" w:firstLine="0"/>
                                <w:rPr>
                                  <w:rFonts w:eastAsia="Calibri"/>
                                  <w:sz w:val="20"/>
                                  <w:szCs w:val="24"/>
                                </w:rPr>
                              </w:pPr>
                            </w:p>
                            <w:p w14:paraId="120287C2" w14:textId="77777777" w:rsidR="00260459" w:rsidRPr="00D47FF3" w:rsidRDefault="00260459" w:rsidP="00EB6E76">
                              <w:pPr>
                                <w:spacing w:after="269" w:line="262" w:lineRule="auto"/>
                                <w:ind w:left="0" w:firstLine="0"/>
                                <w:rPr>
                                  <w:sz w:val="20"/>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7C4437" id="Group 7" o:spid="_x0000_s1032" style="position:absolute;left:0;text-align:left;margin-left:0;margin-top:220.9pt;width:466.75pt;height:418.2pt;z-index:251671552;mso-position-horizontal-relative:margin;mso-width-relative:margin;mso-height-relative:margin" coordorigin="3054,44388" coordsize="59278,531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r5y+CXirWtW/bI/aW0W+1i/vNG0mLwudO064uXe3sjLYzNL5MZO2PewBbaBuIB&#10;OaAP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uL+JXxq8BfB20hufG/jDRfCyTqzQLql7HDJOFxu8tCd0mMjO0HGRQB2lFfNv&#10;h/8A4KOfs3+JtW/s6z+Kemw3G7bv1C0urKHrj/XTRJHj33Yr6E0PXNN8TaTa6ro+oWuq6XdxiW3v&#10;bGZZoZkPRkdSVYe4NHmBer5e+Af/ACfJ+1Z/1x8Jf+m+evqGvl74B/8AJ8n7Vn/XHwl/6b56APqG&#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l74&#10;B/8AJ8n7Vn/XHwl/6b56+oa+XvgH/wAnyftWf9cfCX/pvnoA+o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5e+Af/&#10;ACfJ+1Z/1x8Jf+m+evqGvl74B/8AJ8n7Vn/XHwl/6b56APqG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XvgH/wAn&#10;yftWf9cfCX/pvnr6hr5e+Af/ACfJ+1Z/1x8Jf+m+egD6h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l74B/8AJ8n7&#10;Vn/XHwl/6b56+oa+XvgH/wAnyftWf9cfCX/pvnoA+o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5e+Af/ACfJ+1Z/&#10;1x8Jf+m+evqGvl74B/8AJ8n7Vn/XHwl/6b56APqG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XvgH/wAnyftWf9cf&#10;CX/pvnr6hr5e+Af/ACfJ+1Z/1x8Jf+m+egD6h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l74B/8AJ8n7Vn/XHwl/&#10;6b56+oa+XvgH/wAnyftWf9cfCX/pvnoA+oa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rl/G3xU8F/DWKCXxf4v0HwrHO2yJ9b1OCzEjYzhTIy5OPSgDqKK83&#10;0X9pX4ReJNUttM0j4qeCdV1K5bZBZ2XiKzmmlb+6qLISx9gK9HVgygg5B5BFAC0UUUAFFFFABRRR&#10;QAUUUUAFfL3wD/5Pk/as/wCuPhL/ANN89fUNfL3wD/5Pk/as/wCuPhL/ANN89AH1D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L3wD/5Pk/as/wCuPhL/ANN89fUNfL3wD/5Pk/as/wCu&#10;PhL/ANN89AH1DRRRQAUUUUAFFcz40+J3g74bwwzeLfFmh+Fops+VJrWpQ2avjrtMjLn8Kd4N+JXh&#10;H4jW8k/hPxTovieCPG+XRtRhu1XPTJjZgKAOk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e+Af/J8n7Vn/XHwl/6b&#10;56+oa+XvgH/yfJ+1Z/1x8Jf+m+egD6h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3" type="#_x0000_t75" style="position:absolute;left:3626;top:44388;width:56889;height:4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">
                  <v:imagedata r:id="rId16" o:title=""/>
                </v:shape>
                <v:shapetype id="_x0000_t202" coordsize="21600,21600" o:spt="202" path="m,l,21600r21600,l21600,xe">
                  <v:stroke joinstyle="miter"/>
                  <v:path gradientshapeok="t" o:connecttype="rect"/>
                </v:shapetype>
                <v:shape id="Text Box 2" o:spid="_x0000_s1034" type="#_x0000_t202" style="position:absolute;left:3054;top:86715;width:59278;height:10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0D15F6E" w14:textId="77777777" w:rsidR="00260459" w:rsidRDefault="00260459"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260459" w:rsidRDefault="00260459" w:rsidP="00EB6E76">
                        <w:pPr>
                          <w:spacing w:after="269" w:line="262" w:lineRule="auto"/>
                          <w:ind w:left="0" w:firstLine="0"/>
                          <w:rPr>
                            <w:rFonts w:eastAsia="Calibri"/>
                            <w:sz w:val="20"/>
                            <w:szCs w:val="24"/>
                          </w:rPr>
                        </w:pPr>
                      </w:p>
                      <w:p w14:paraId="5D86E247" w14:textId="77777777" w:rsidR="00260459" w:rsidRDefault="00260459" w:rsidP="00EB6E76">
                        <w:pPr>
                          <w:spacing w:after="269" w:line="262" w:lineRule="auto"/>
                          <w:ind w:left="0" w:firstLine="0"/>
                          <w:rPr>
                            <w:rFonts w:eastAsia="Calibri"/>
                            <w:sz w:val="20"/>
                            <w:szCs w:val="24"/>
                          </w:rPr>
                        </w:pPr>
                      </w:p>
                      <w:p w14:paraId="1AA39E74" w14:textId="77777777" w:rsidR="00260459" w:rsidRDefault="00260459" w:rsidP="00EB6E76">
                        <w:pPr>
                          <w:spacing w:after="269" w:line="262" w:lineRule="auto"/>
                          <w:ind w:left="0" w:firstLine="0"/>
                          <w:rPr>
                            <w:rFonts w:eastAsia="Calibri"/>
                            <w:sz w:val="20"/>
                            <w:szCs w:val="24"/>
                          </w:rPr>
                        </w:pPr>
                      </w:p>
                      <w:p w14:paraId="120287C2" w14:textId="77777777" w:rsidR="00260459" w:rsidRPr="00D47FF3" w:rsidRDefault="00260459" w:rsidP="00EB6E76">
                        <w:pPr>
                          <w:spacing w:after="269" w:line="262" w:lineRule="auto"/>
                          <w:ind w:left="0" w:firstLine="0"/>
                          <w:rPr>
                            <w:sz w:val="20"/>
                            <w:szCs w:val="24"/>
                          </w:rPr>
                        </w:pPr>
                      </w:p>
                    </w:txbxContent>
                  </v:textbox>
                </v:shape>
                <w10:wrap type="topAndBottom" anchorx="margin"/>
              </v:group>
            </w:pict>
          </mc:Fallback>
        </mc:AlternateContent>
      </w:r>
    </w:p>
    <w:p w14:paraId="06105DDA" w14:textId="2228B8E6" w:rsidR="0024610B" w:rsidRDefault="0024610B">
      <w:pPr>
        <w:spacing w:after="160" w:line="259" w:lineRule="auto"/>
        <w:ind w:left="0" w:firstLine="0"/>
        <w:jc w:val="left"/>
        <w:rPr>
          <w:b/>
          <w:szCs w:val="24"/>
        </w:rPr>
        <w:sectPr w:rsidR="0024610B" w:rsidSect="0024610B">
          <w:headerReference w:type="even" r:id="rId17"/>
          <w:headerReference w:type="default" r:id="rId18"/>
          <w:headerReference w:type="first" r:id="rId19"/>
          <w:pgSz w:w="12240" w:h="15840" w:code="1"/>
          <w:pgMar w:top="1440" w:right="1440" w:bottom="1440" w:left="1440" w:header="763" w:footer="720" w:gutter="0"/>
          <w:cols w:space="720"/>
          <w:docGrid w:linePitch="326"/>
        </w:sectPr>
      </w:pPr>
    </w:p>
    <w:tbl>
      <w:tblPr>
        <w:tblW w:w="17560" w:type="dxa"/>
        <w:tblLook w:val="04A0" w:firstRow="1" w:lastRow="0" w:firstColumn="1" w:lastColumn="0" w:noHBand="0" w:noVBand="1"/>
      </w:tblPr>
      <w:tblGrid>
        <w:gridCol w:w="2409"/>
        <w:gridCol w:w="2087"/>
        <w:gridCol w:w="2282"/>
        <w:gridCol w:w="1362"/>
        <w:gridCol w:w="1340"/>
        <w:gridCol w:w="1540"/>
        <w:gridCol w:w="1380"/>
        <w:gridCol w:w="1560"/>
        <w:gridCol w:w="1260"/>
        <w:gridCol w:w="700"/>
        <w:gridCol w:w="820"/>
        <w:gridCol w:w="820"/>
      </w:tblGrid>
      <w:tr w:rsidR="0024610B" w:rsidRPr="007053D8" w14:paraId="769BB9D5" w14:textId="77777777" w:rsidTr="00532284">
        <w:trPr>
          <w:trHeight w:val="420"/>
        </w:trPr>
        <w:tc>
          <w:tcPr>
            <w:tcW w:w="8140" w:type="dxa"/>
            <w:gridSpan w:val="4"/>
            <w:tcBorders>
              <w:top w:val="single" w:sz="4" w:space="0" w:color="auto"/>
              <w:left w:val="nil"/>
              <w:bottom w:val="nil"/>
              <w:right w:val="nil"/>
            </w:tcBorders>
            <w:shd w:val="clear" w:color="auto" w:fill="auto"/>
            <w:noWrap/>
            <w:vAlign w:val="bottom"/>
            <w:hideMark/>
          </w:tcPr>
          <w:p w14:paraId="69EDCCCA" w14:textId="77777777" w:rsidR="0024610B" w:rsidRPr="007053D8" w:rsidRDefault="0024610B" w:rsidP="00532284">
            <w:pPr>
              <w:spacing w:after="0" w:line="240" w:lineRule="auto"/>
              <w:ind w:left="0" w:firstLine="0"/>
              <w:jc w:val="center"/>
              <w:rPr>
                <w:b/>
                <w:bCs/>
                <w:sz w:val="44"/>
                <w:szCs w:val="44"/>
              </w:rPr>
            </w:pPr>
            <w:r w:rsidRPr="007053D8">
              <w:rPr>
                <w:b/>
                <w:bCs/>
                <w:sz w:val="44"/>
                <w:szCs w:val="44"/>
              </w:rPr>
              <w:lastRenderedPageBreak/>
              <w:t>Model Details</w:t>
            </w:r>
          </w:p>
        </w:tc>
        <w:tc>
          <w:tcPr>
            <w:tcW w:w="1340" w:type="dxa"/>
            <w:vMerge w:val="restart"/>
            <w:tcBorders>
              <w:top w:val="single" w:sz="4" w:space="0" w:color="auto"/>
              <w:left w:val="nil"/>
              <w:bottom w:val="single" w:sz="8" w:space="0" w:color="000000"/>
              <w:right w:val="nil"/>
            </w:tcBorders>
            <w:shd w:val="clear" w:color="auto" w:fill="auto"/>
            <w:vAlign w:val="center"/>
            <w:hideMark/>
          </w:tcPr>
          <w:p w14:paraId="62D6475C"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 xml:space="preserve">Participants </w:t>
            </w:r>
            <w:r w:rsidRPr="007053D8">
              <w:rPr>
                <w:sz w:val="20"/>
                <w:szCs w:val="20"/>
              </w:rPr>
              <w:t>(n)</w:t>
            </w:r>
          </w:p>
        </w:tc>
        <w:tc>
          <w:tcPr>
            <w:tcW w:w="1540" w:type="dxa"/>
            <w:vMerge w:val="restart"/>
            <w:tcBorders>
              <w:top w:val="single" w:sz="4" w:space="0" w:color="auto"/>
              <w:left w:val="nil"/>
              <w:bottom w:val="single" w:sz="8" w:space="0" w:color="000000"/>
              <w:right w:val="nil"/>
            </w:tcBorders>
            <w:shd w:val="clear" w:color="auto" w:fill="auto"/>
            <w:noWrap/>
            <w:vAlign w:val="center"/>
            <w:hideMark/>
          </w:tcPr>
          <w:p w14:paraId="517C766D"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Observations</w:t>
            </w:r>
          </w:p>
        </w:tc>
        <w:tc>
          <w:tcPr>
            <w:tcW w:w="1380" w:type="dxa"/>
            <w:vMerge w:val="restart"/>
            <w:tcBorders>
              <w:top w:val="single" w:sz="4" w:space="0" w:color="auto"/>
              <w:left w:val="nil"/>
              <w:bottom w:val="single" w:sz="8" w:space="0" w:color="000000"/>
              <w:right w:val="nil"/>
            </w:tcBorders>
            <w:shd w:val="clear" w:color="auto" w:fill="auto"/>
            <w:noWrap/>
            <w:vAlign w:val="center"/>
            <w:hideMark/>
          </w:tcPr>
          <w:p w14:paraId="2ED823EB"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Null ICC</w:t>
            </w:r>
          </w:p>
        </w:tc>
        <w:tc>
          <w:tcPr>
            <w:tcW w:w="1560" w:type="dxa"/>
            <w:vMerge w:val="restart"/>
            <w:tcBorders>
              <w:top w:val="single" w:sz="4" w:space="0" w:color="auto"/>
              <w:left w:val="nil"/>
              <w:bottom w:val="single" w:sz="8" w:space="0" w:color="000000"/>
              <w:right w:val="nil"/>
            </w:tcBorders>
            <w:shd w:val="clear" w:color="auto" w:fill="auto"/>
            <w:vAlign w:val="center"/>
            <w:hideMark/>
          </w:tcPr>
          <w:p w14:paraId="34E6AC90" w14:textId="77777777" w:rsidR="0024610B" w:rsidRPr="007053D8" w:rsidRDefault="0024610B" w:rsidP="00532284">
            <w:pPr>
              <w:spacing w:after="0" w:line="240" w:lineRule="auto"/>
              <w:ind w:left="0" w:firstLine="0"/>
              <w:jc w:val="center"/>
              <w:rPr>
                <w:b/>
                <w:bCs/>
                <w:i/>
                <w:iCs/>
                <w:sz w:val="20"/>
                <w:szCs w:val="20"/>
              </w:rPr>
            </w:pPr>
            <w:r w:rsidRPr="007053D8">
              <w:rPr>
                <w:b/>
                <w:bCs/>
                <w:sz w:val="20"/>
                <w:szCs w:val="20"/>
              </w:rPr>
              <w:t xml:space="preserve">Model Comparison </w:t>
            </w:r>
            <w:r w:rsidRPr="007053D8">
              <w:rPr>
                <w:sz w:val="20"/>
                <w:szCs w:val="20"/>
              </w:rPr>
              <w:t>(</w:t>
            </w:r>
            <w:r w:rsidRPr="007053D8">
              <w:rPr>
                <w:i/>
                <w:iCs/>
                <w:sz w:val="20"/>
                <w:szCs w:val="20"/>
              </w:rPr>
              <w:t>x</w:t>
            </w:r>
            <w:r w:rsidRPr="007053D8">
              <w:rPr>
                <w:i/>
                <w:iCs/>
                <w:sz w:val="20"/>
                <w:szCs w:val="20"/>
                <w:vertAlign w:val="superscript"/>
              </w:rPr>
              <w:t>2</w:t>
            </w:r>
            <w:r w:rsidRPr="007053D8">
              <w:rPr>
                <w:sz w:val="20"/>
                <w:szCs w:val="20"/>
              </w:rPr>
              <w:t>)</w:t>
            </w:r>
          </w:p>
        </w:tc>
        <w:tc>
          <w:tcPr>
            <w:tcW w:w="1260" w:type="dxa"/>
            <w:vMerge w:val="restart"/>
            <w:tcBorders>
              <w:top w:val="single" w:sz="4" w:space="0" w:color="auto"/>
              <w:left w:val="nil"/>
              <w:bottom w:val="single" w:sz="8" w:space="0" w:color="000000"/>
              <w:right w:val="nil"/>
            </w:tcBorders>
            <w:shd w:val="clear" w:color="auto" w:fill="auto"/>
            <w:vAlign w:val="center"/>
            <w:hideMark/>
          </w:tcPr>
          <w:p w14:paraId="1076E103"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Model Significance</w:t>
            </w:r>
          </w:p>
        </w:tc>
        <w:tc>
          <w:tcPr>
            <w:tcW w:w="2340" w:type="dxa"/>
            <w:gridSpan w:val="3"/>
            <w:tcBorders>
              <w:top w:val="single" w:sz="4" w:space="0" w:color="auto"/>
              <w:left w:val="nil"/>
              <w:bottom w:val="nil"/>
              <w:right w:val="nil"/>
            </w:tcBorders>
            <w:shd w:val="clear" w:color="auto" w:fill="auto"/>
            <w:noWrap/>
            <w:vAlign w:val="bottom"/>
            <w:hideMark/>
          </w:tcPr>
          <w:p w14:paraId="3BA2FB9E"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Affective Intensity (z)</w:t>
            </w:r>
          </w:p>
        </w:tc>
      </w:tr>
      <w:tr w:rsidR="0024610B" w:rsidRPr="007053D8" w14:paraId="08582F12" w14:textId="77777777" w:rsidTr="00532284">
        <w:trPr>
          <w:trHeight w:val="585"/>
        </w:trPr>
        <w:tc>
          <w:tcPr>
            <w:tcW w:w="2409" w:type="dxa"/>
            <w:tcBorders>
              <w:top w:val="nil"/>
              <w:left w:val="nil"/>
              <w:bottom w:val="single" w:sz="8" w:space="0" w:color="auto"/>
              <w:right w:val="nil"/>
            </w:tcBorders>
            <w:shd w:val="clear" w:color="auto" w:fill="auto"/>
            <w:noWrap/>
            <w:vAlign w:val="bottom"/>
            <w:hideMark/>
          </w:tcPr>
          <w:p w14:paraId="4F350D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Outcome</w:t>
            </w:r>
          </w:p>
        </w:tc>
        <w:tc>
          <w:tcPr>
            <w:tcW w:w="2087" w:type="dxa"/>
            <w:tcBorders>
              <w:top w:val="nil"/>
              <w:left w:val="nil"/>
              <w:bottom w:val="single" w:sz="8" w:space="0" w:color="auto"/>
              <w:right w:val="nil"/>
            </w:tcBorders>
            <w:shd w:val="clear" w:color="auto" w:fill="auto"/>
            <w:noWrap/>
            <w:vAlign w:val="bottom"/>
            <w:hideMark/>
          </w:tcPr>
          <w:p w14:paraId="415886AC"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Emotions Included</w:t>
            </w:r>
          </w:p>
        </w:tc>
        <w:tc>
          <w:tcPr>
            <w:tcW w:w="2282" w:type="dxa"/>
            <w:tcBorders>
              <w:top w:val="nil"/>
              <w:left w:val="nil"/>
              <w:bottom w:val="single" w:sz="8" w:space="0" w:color="auto"/>
              <w:right w:val="nil"/>
            </w:tcBorders>
            <w:shd w:val="clear" w:color="auto" w:fill="auto"/>
            <w:noWrap/>
            <w:vAlign w:val="bottom"/>
            <w:hideMark/>
          </w:tcPr>
          <w:p w14:paraId="7C333C43"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Data Collection Time</w:t>
            </w:r>
          </w:p>
        </w:tc>
        <w:tc>
          <w:tcPr>
            <w:tcW w:w="1362" w:type="dxa"/>
            <w:tcBorders>
              <w:top w:val="nil"/>
              <w:left w:val="nil"/>
              <w:bottom w:val="single" w:sz="8" w:space="0" w:color="auto"/>
              <w:right w:val="nil"/>
            </w:tcBorders>
            <w:shd w:val="clear" w:color="auto" w:fill="auto"/>
            <w:noWrap/>
            <w:vAlign w:val="bottom"/>
            <w:hideMark/>
          </w:tcPr>
          <w:p w14:paraId="549BD6FE"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 xml:space="preserve">Covariates </w:t>
            </w:r>
            <w:r w:rsidRPr="007053D8">
              <w:rPr>
                <w:sz w:val="20"/>
                <w:szCs w:val="20"/>
                <w:vertAlign w:val="superscript"/>
              </w:rPr>
              <w:t>†</w:t>
            </w:r>
          </w:p>
        </w:tc>
        <w:tc>
          <w:tcPr>
            <w:tcW w:w="1340" w:type="dxa"/>
            <w:vMerge/>
            <w:tcBorders>
              <w:top w:val="single" w:sz="4" w:space="0" w:color="auto"/>
              <w:left w:val="nil"/>
              <w:bottom w:val="single" w:sz="8" w:space="0" w:color="000000"/>
              <w:right w:val="nil"/>
            </w:tcBorders>
            <w:vAlign w:val="center"/>
            <w:hideMark/>
          </w:tcPr>
          <w:p w14:paraId="7993A377" w14:textId="77777777" w:rsidR="0024610B" w:rsidRPr="007053D8" w:rsidRDefault="0024610B" w:rsidP="00532284">
            <w:pPr>
              <w:spacing w:after="0" w:line="240" w:lineRule="auto"/>
              <w:ind w:left="0" w:firstLine="0"/>
              <w:jc w:val="left"/>
              <w:rPr>
                <w:b/>
                <w:bCs/>
                <w:sz w:val="20"/>
                <w:szCs w:val="20"/>
              </w:rPr>
            </w:pPr>
          </w:p>
        </w:tc>
        <w:tc>
          <w:tcPr>
            <w:tcW w:w="1540" w:type="dxa"/>
            <w:vMerge/>
            <w:tcBorders>
              <w:top w:val="single" w:sz="4" w:space="0" w:color="auto"/>
              <w:left w:val="nil"/>
              <w:bottom w:val="single" w:sz="8" w:space="0" w:color="000000"/>
              <w:right w:val="nil"/>
            </w:tcBorders>
            <w:vAlign w:val="center"/>
            <w:hideMark/>
          </w:tcPr>
          <w:p w14:paraId="2FF2FA3A" w14:textId="77777777" w:rsidR="0024610B" w:rsidRPr="007053D8" w:rsidRDefault="0024610B" w:rsidP="00532284">
            <w:pPr>
              <w:spacing w:after="0" w:line="240" w:lineRule="auto"/>
              <w:ind w:left="0" w:firstLine="0"/>
              <w:jc w:val="left"/>
              <w:rPr>
                <w:b/>
                <w:bCs/>
                <w:sz w:val="20"/>
                <w:szCs w:val="20"/>
              </w:rPr>
            </w:pPr>
          </w:p>
        </w:tc>
        <w:tc>
          <w:tcPr>
            <w:tcW w:w="1380" w:type="dxa"/>
            <w:vMerge/>
            <w:tcBorders>
              <w:top w:val="single" w:sz="4" w:space="0" w:color="auto"/>
              <w:left w:val="nil"/>
              <w:bottom w:val="single" w:sz="8" w:space="0" w:color="000000"/>
              <w:right w:val="nil"/>
            </w:tcBorders>
            <w:vAlign w:val="center"/>
            <w:hideMark/>
          </w:tcPr>
          <w:p w14:paraId="17764F6D" w14:textId="77777777" w:rsidR="0024610B" w:rsidRPr="007053D8" w:rsidRDefault="0024610B" w:rsidP="00532284">
            <w:pPr>
              <w:spacing w:after="0" w:line="240" w:lineRule="auto"/>
              <w:ind w:left="0" w:firstLine="0"/>
              <w:jc w:val="left"/>
              <w:rPr>
                <w:b/>
                <w:bCs/>
                <w:sz w:val="20"/>
                <w:szCs w:val="20"/>
              </w:rPr>
            </w:pPr>
          </w:p>
        </w:tc>
        <w:tc>
          <w:tcPr>
            <w:tcW w:w="1560" w:type="dxa"/>
            <w:vMerge/>
            <w:tcBorders>
              <w:top w:val="single" w:sz="4" w:space="0" w:color="auto"/>
              <w:left w:val="nil"/>
              <w:bottom w:val="single" w:sz="8" w:space="0" w:color="000000"/>
              <w:right w:val="nil"/>
            </w:tcBorders>
            <w:vAlign w:val="center"/>
            <w:hideMark/>
          </w:tcPr>
          <w:p w14:paraId="30D1BF99" w14:textId="77777777" w:rsidR="0024610B" w:rsidRPr="007053D8" w:rsidRDefault="0024610B" w:rsidP="00532284">
            <w:pPr>
              <w:spacing w:after="0" w:line="240" w:lineRule="auto"/>
              <w:ind w:left="0" w:firstLine="0"/>
              <w:jc w:val="left"/>
              <w:rPr>
                <w:b/>
                <w:bCs/>
                <w:i/>
                <w:iCs/>
                <w:sz w:val="20"/>
                <w:szCs w:val="20"/>
              </w:rPr>
            </w:pPr>
          </w:p>
        </w:tc>
        <w:tc>
          <w:tcPr>
            <w:tcW w:w="1260" w:type="dxa"/>
            <w:vMerge/>
            <w:tcBorders>
              <w:top w:val="single" w:sz="4" w:space="0" w:color="auto"/>
              <w:left w:val="nil"/>
              <w:bottom w:val="single" w:sz="8" w:space="0" w:color="000000"/>
              <w:right w:val="nil"/>
            </w:tcBorders>
            <w:vAlign w:val="center"/>
            <w:hideMark/>
          </w:tcPr>
          <w:p w14:paraId="79B0107E" w14:textId="77777777" w:rsidR="0024610B" w:rsidRPr="007053D8" w:rsidRDefault="0024610B" w:rsidP="00532284">
            <w:pPr>
              <w:spacing w:after="0" w:line="240" w:lineRule="auto"/>
              <w:ind w:left="0" w:firstLine="0"/>
              <w:jc w:val="left"/>
              <w:rPr>
                <w:b/>
                <w:bCs/>
                <w:sz w:val="20"/>
                <w:szCs w:val="20"/>
              </w:rPr>
            </w:pPr>
          </w:p>
        </w:tc>
        <w:tc>
          <w:tcPr>
            <w:tcW w:w="700" w:type="dxa"/>
            <w:tcBorders>
              <w:top w:val="nil"/>
              <w:left w:val="nil"/>
              <w:bottom w:val="single" w:sz="8" w:space="0" w:color="auto"/>
              <w:right w:val="nil"/>
            </w:tcBorders>
            <w:shd w:val="clear" w:color="auto" w:fill="auto"/>
            <w:vAlign w:val="center"/>
            <w:hideMark/>
          </w:tcPr>
          <w:p w14:paraId="7275AFA6"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Odds Ratio</w:t>
            </w:r>
          </w:p>
        </w:tc>
        <w:tc>
          <w:tcPr>
            <w:tcW w:w="820" w:type="dxa"/>
            <w:tcBorders>
              <w:top w:val="nil"/>
              <w:left w:val="nil"/>
              <w:bottom w:val="single" w:sz="8" w:space="0" w:color="auto"/>
              <w:right w:val="nil"/>
            </w:tcBorders>
            <w:shd w:val="clear" w:color="auto" w:fill="auto"/>
            <w:vAlign w:val="center"/>
            <w:hideMark/>
          </w:tcPr>
          <w:p w14:paraId="27E07981"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Lower Bound ^</w:t>
            </w:r>
          </w:p>
        </w:tc>
        <w:tc>
          <w:tcPr>
            <w:tcW w:w="820" w:type="dxa"/>
            <w:tcBorders>
              <w:top w:val="nil"/>
              <w:left w:val="nil"/>
              <w:bottom w:val="single" w:sz="8" w:space="0" w:color="auto"/>
              <w:right w:val="nil"/>
            </w:tcBorders>
            <w:shd w:val="clear" w:color="auto" w:fill="auto"/>
            <w:vAlign w:val="center"/>
            <w:hideMark/>
          </w:tcPr>
          <w:p w14:paraId="69A209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Upper Bound ^</w:t>
            </w:r>
          </w:p>
        </w:tc>
      </w:tr>
      <w:tr w:rsidR="0024610B" w:rsidRPr="007053D8" w14:paraId="5536F774"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3A128740"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3DB878D"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47EC1C3E"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48043F47"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65FC6EF1" w14:textId="77777777" w:rsidR="0024610B" w:rsidRPr="007053D8" w:rsidRDefault="0024610B" w:rsidP="00532284">
            <w:pPr>
              <w:spacing w:after="0" w:line="240" w:lineRule="auto"/>
              <w:ind w:left="0" w:firstLine="0"/>
              <w:jc w:val="center"/>
              <w:rPr>
                <w:sz w:val="22"/>
              </w:rPr>
            </w:pPr>
            <w:r w:rsidRPr="007053D8">
              <w:rPr>
                <w:sz w:val="22"/>
              </w:rPr>
              <w:t>90</w:t>
            </w:r>
          </w:p>
        </w:tc>
        <w:tc>
          <w:tcPr>
            <w:tcW w:w="1540" w:type="dxa"/>
            <w:vMerge w:val="restart"/>
            <w:tcBorders>
              <w:top w:val="nil"/>
              <w:left w:val="nil"/>
              <w:bottom w:val="single" w:sz="4" w:space="0" w:color="000000"/>
              <w:right w:val="nil"/>
            </w:tcBorders>
            <w:shd w:val="clear" w:color="auto" w:fill="auto"/>
            <w:noWrap/>
            <w:vAlign w:val="center"/>
            <w:hideMark/>
          </w:tcPr>
          <w:p w14:paraId="2038FFD3" w14:textId="77777777" w:rsidR="0024610B" w:rsidRPr="007053D8" w:rsidRDefault="0024610B" w:rsidP="00532284">
            <w:pPr>
              <w:spacing w:after="0" w:line="240" w:lineRule="auto"/>
              <w:ind w:left="0" w:firstLine="0"/>
              <w:jc w:val="center"/>
              <w:rPr>
                <w:sz w:val="22"/>
              </w:rPr>
            </w:pPr>
            <w:r w:rsidRPr="007053D8">
              <w:rPr>
                <w:sz w:val="22"/>
              </w:rPr>
              <w:t>397</w:t>
            </w:r>
          </w:p>
        </w:tc>
        <w:tc>
          <w:tcPr>
            <w:tcW w:w="1380" w:type="dxa"/>
            <w:vMerge w:val="restart"/>
            <w:tcBorders>
              <w:top w:val="nil"/>
              <w:left w:val="nil"/>
              <w:bottom w:val="single" w:sz="4" w:space="0" w:color="000000"/>
              <w:right w:val="nil"/>
            </w:tcBorders>
            <w:shd w:val="clear" w:color="auto" w:fill="auto"/>
            <w:noWrap/>
            <w:vAlign w:val="center"/>
            <w:hideMark/>
          </w:tcPr>
          <w:p w14:paraId="45BB0730" w14:textId="77777777" w:rsidR="0024610B" w:rsidRPr="007053D8" w:rsidRDefault="0024610B" w:rsidP="00532284">
            <w:pPr>
              <w:spacing w:after="0" w:line="240" w:lineRule="auto"/>
              <w:ind w:left="0" w:firstLine="0"/>
              <w:jc w:val="center"/>
              <w:rPr>
                <w:sz w:val="22"/>
              </w:rPr>
            </w:pPr>
            <w:r w:rsidRPr="007053D8">
              <w:rPr>
                <w:sz w:val="22"/>
              </w:rPr>
              <w:t>0.34</w:t>
            </w:r>
          </w:p>
        </w:tc>
        <w:tc>
          <w:tcPr>
            <w:tcW w:w="1560" w:type="dxa"/>
            <w:tcBorders>
              <w:top w:val="nil"/>
              <w:left w:val="nil"/>
              <w:bottom w:val="nil"/>
              <w:right w:val="nil"/>
            </w:tcBorders>
            <w:shd w:val="clear" w:color="000000" w:fill="D9D9D9"/>
            <w:noWrap/>
            <w:vAlign w:val="center"/>
            <w:hideMark/>
          </w:tcPr>
          <w:p w14:paraId="330F857E"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7581106E"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3604E1C" w14:textId="77777777" w:rsidR="0024610B" w:rsidRPr="007053D8" w:rsidRDefault="0024610B" w:rsidP="00532284">
            <w:pPr>
              <w:spacing w:after="0" w:line="240" w:lineRule="auto"/>
              <w:ind w:left="0" w:firstLine="0"/>
              <w:jc w:val="center"/>
              <w:rPr>
                <w:sz w:val="22"/>
              </w:rPr>
            </w:pPr>
            <w:r w:rsidRPr="007053D8">
              <w:rPr>
                <w:sz w:val="22"/>
              </w:rPr>
              <w:t>1.27</w:t>
            </w:r>
          </w:p>
        </w:tc>
        <w:tc>
          <w:tcPr>
            <w:tcW w:w="820" w:type="dxa"/>
            <w:tcBorders>
              <w:top w:val="nil"/>
              <w:left w:val="nil"/>
              <w:bottom w:val="nil"/>
              <w:right w:val="nil"/>
            </w:tcBorders>
            <w:shd w:val="clear" w:color="000000" w:fill="D9D9D9"/>
            <w:noWrap/>
            <w:vAlign w:val="center"/>
            <w:hideMark/>
          </w:tcPr>
          <w:p w14:paraId="50A175A4" w14:textId="77777777" w:rsidR="0024610B" w:rsidRPr="007053D8" w:rsidRDefault="0024610B" w:rsidP="00532284">
            <w:pPr>
              <w:spacing w:after="0" w:line="240" w:lineRule="auto"/>
              <w:ind w:left="0" w:firstLine="0"/>
              <w:jc w:val="center"/>
              <w:rPr>
                <w:sz w:val="22"/>
              </w:rPr>
            </w:pPr>
            <w:r w:rsidRPr="007053D8">
              <w:rPr>
                <w:sz w:val="22"/>
              </w:rPr>
              <w:t>0.93</w:t>
            </w:r>
          </w:p>
        </w:tc>
        <w:tc>
          <w:tcPr>
            <w:tcW w:w="820" w:type="dxa"/>
            <w:tcBorders>
              <w:top w:val="nil"/>
              <w:left w:val="nil"/>
              <w:bottom w:val="nil"/>
              <w:right w:val="nil"/>
            </w:tcBorders>
            <w:shd w:val="clear" w:color="000000" w:fill="D9D9D9"/>
            <w:noWrap/>
            <w:vAlign w:val="center"/>
            <w:hideMark/>
          </w:tcPr>
          <w:p w14:paraId="5D2AFCF4" w14:textId="77777777" w:rsidR="0024610B" w:rsidRPr="007053D8" w:rsidRDefault="0024610B" w:rsidP="00532284">
            <w:pPr>
              <w:spacing w:after="0" w:line="240" w:lineRule="auto"/>
              <w:ind w:left="0" w:firstLine="0"/>
              <w:jc w:val="center"/>
              <w:rPr>
                <w:sz w:val="22"/>
              </w:rPr>
            </w:pPr>
            <w:r w:rsidRPr="007053D8">
              <w:rPr>
                <w:sz w:val="22"/>
              </w:rPr>
              <w:t>1.73</w:t>
            </w:r>
          </w:p>
        </w:tc>
      </w:tr>
      <w:tr w:rsidR="0024610B" w:rsidRPr="007053D8" w14:paraId="20827663" w14:textId="77777777" w:rsidTr="00532284">
        <w:trPr>
          <w:trHeight w:val="360"/>
        </w:trPr>
        <w:tc>
          <w:tcPr>
            <w:tcW w:w="2409" w:type="dxa"/>
            <w:vMerge/>
            <w:tcBorders>
              <w:top w:val="nil"/>
              <w:left w:val="nil"/>
              <w:bottom w:val="single" w:sz="4" w:space="0" w:color="000000"/>
              <w:right w:val="nil"/>
            </w:tcBorders>
            <w:vAlign w:val="center"/>
            <w:hideMark/>
          </w:tcPr>
          <w:p w14:paraId="38BFFCA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384D4307"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71136A4"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3A69F5EA"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0E0BDEAA"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869CC4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0DCE2280"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380E3B3A" w14:textId="77777777" w:rsidR="0024610B" w:rsidRPr="007053D8" w:rsidRDefault="0024610B" w:rsidP="00532284">
            <w:pPr>
              <w:spacing w:after="0" w:line="240" w:lineRule="auto"/>
              <w:ind w:left="0" w:firstLine="0"/>
              <w:jc w:val="center"/>
              <w:rPr>
                <w:sz w:val="22"/>
              </w:rPr>
            </w:pPr>
            <w:r w:rsidRPr="007053D8">
              <w:rPr>
                <w:sz w:val="22"/>
              </w:rPr>
              <w:t>2.64</w:t>
            </w:r>
          </w:p>
        </w:tc>
        <w:tc>
          <w:tcPr>
            <w:tcW w:w="1260" w:type="dxa"/>
            <w:tcBorders>
              <w:top w:val="nil"/>
              <w:left w:val="nil"/>
              <w:bottom w:val="single" w:sz="4" w:space="0" w:color="auto"/>
              <w:right w:val="single" w:sz="4" w:space="0" w:color="auto"/>
            </w:tcBorders>
            <w:shd w:val="clear" w:color="auto" w:fill="auto"/>
            <w:noWrap/>
            <w:vAlign w:val="center"/>
            <w:hideMark/>
          </w:tcPr>
          <w:p w14:paraId="1502F8CA"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2E0F1342"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single" w:sz="4" w:space="0" w:color="auto"/>
              <w:right w:val="nil"/>
            </w:tcBorders>
            <w:shd w:val="clear" w:color="auto" w:fill="auto"/>
            <w:noWrap/>
            <w:vAlign w:val="center"/>
            <w:hideMark/>
          </w:tcPr>
          <w:p w14:paraId="13629575"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80C721C" w14:textId="77777777" w:rsidR="0024610B" w:rsidRPr="007053D8" w:rsidRDefault="0024610B" w:rsidP="00532284">
            <w:pPr>
              <w:spacing w:after="0" w:line="240" w:lineRule="auto"/>
              <w:ind w:left="0" w:firstLine="0"/>
              <w:jc w:val="center"/>
              <w:rPr>
                <w:sz w:val="22"/>
              </w:rPr>
            </w:pPr>
            <w:r w:rsidRPr="007053D8">
              <w:rPr>
                <w:sz w:val="22"/>
              </w:rPr>
              <w:t>1.71</w:t>
            </w:r>
          </w:p>
        </w:tc>
      </w:tr>
      <w:tr w:rsidR="0024610B" w:rsidRPr="007053D8" w14:paraId="3B5F49BB"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804821D"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0007DA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5DE272AC"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3561111"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7D99830" w14:textId="77777777" w:rsidR="0024610B" w:rsidRPr="007053D8" w:rsidRDefault="0024610B" w:rsidP="00532284">
            <w:pPr>
              <w:spacing w:after="0" w:line="240" w:lineRule="auto"/>
              <w:ind w:left="0" w:firstLine="0"/>
              <w:jc w:val="center"/>
              <w:rPr>
                <w:sz w:val="22"/>
              </w:rPr>
            </w:pPr>
            <w:r w:rsidRPr="007053D8">
              <w:rPr>
                <w:sz w:val="22"/>
              </w:rPr>
              <w:t>89</w:t>
            </w:r>
          </w:p>
        </w:tc>
        <w:tc>
          <w:tcPr>
            <w:tcW w:w="1540" w:type="dxa"/>
            <w:vMerge w:val="restart"/>
            <w:tcBorders>
              <w:top w:val="nil"/>
              <w:left w:val="nil"/>
              <w:bottom w:val="single" w:sz="4" w:space="0" w:color="000000"/>
              <w:right w:val="nil"/>
            </w:tcBorders>
            <w:shd w:val="clear" w:color="auto" w:fill="auto"/>
            <w:noWrap/>
            <w:vAlign w:val="center"/>
            <w:hideMark/>
          </w:tcPr>
          <w:p w14:paraId="61B02933" w14:textId="77777777" w:rsidR="0024610B" w:rsidRPr="007053D8" w:rsidRDefault="0024610B" w:rsidP="00532284">
            <w:pPr>
              <w:spacing w:after="0" w:line="240" w:lineRule="auto"/>
              <w:ind w:left="0" w:firstLine="0"/>
              <w:jc w:val="center"/>
              <w:rPr>
                <w:sz w:val="22"/>
              </w:rPr>
            </w:pPr>
            <w:r w:rsidRPr="007053D8">
              <w:rPr>
                <w:sz w:val="22"/>
              </w:rPr>
              <w:t>360</w:t>
            </w:r>
          </w:p>
        </w:tc>
        <w:tc>
          <w:tcPr>
            <w:tcW w:w="1380" w:type="dxa"/>
            <w:vMerge w:val="restart"/>
            <w:tcBorders>
              <w:top w:val="nil"/>
              <w:left w:val="nil"/>
              <w:bottom w:val="single" w:sz="4" w:space="0" w:color="000000"/>
              <w:right w:val="nil"/>
            </w:tcBorders>
            <w:shd w:val="clear" w:color="auto" w:fill="auto"/>
            <w:noWrap/>
            <w:vAlign w:val="center"/>
            <w:hideMark/>
          </w:tcPr>
          <w:p w14:paraId="3E297978" w14:textId="77777777" w:rsidR="0024610B" w:rsidRPr="007053D8" w:rsidRDefault="0024610B" w:rsidP="00532284">
            <w:pPr>
              <w:spacing w:after="0" w:line="240" w:lineRule="auto"/>
              <w:ind w:left="0" w:firstLine="0"/>
              <w:jc w:val="center"/>
              <w:rPr>
                <w:sz w:val="22"/>
              </w:rPr>
            </w:pPr>
            <w:r w:rsidRPr="007053D8">
              <w:rPr>
                <w:sz w:val="22"/>
              </w:rPr>
              <w:t>0.36</w:t>
            </w:r>
          </w:p>
        </w:tc>
        <w:tc>
          <w:tcPr>
            <w:tcW w:w="1560" w:type="dxa"/>
            <w:tcBorders>
              <w:top w:val="nil"/>
              <w:left w:val="nil"/>
              <w:bottom w:val="nil"/>
              <w:right w:val="nil"/>
            </w:tcBorders>
            <w:shd w:val="clear" w:color="000000" w:fill="D9D9D9"/>
            <w:noWrap/>
            <w:vAlign w:val="center"/>
            <w:hideMark/>
          </w:tcPr>
          <w:p w14:paraId="5825D8AB"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3EF5FD6D"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E080840" w14:textId="77777777" w:rsidR="0024610B" w:rsidRPr="007053D8" w:rsidRDefault="0024610B" w:rsidP="00532284">
            <w:pPr>
              <w:spacing w:after="0" w:line="240" w:lineRule="auto"/>
              <w:ind w:left="0" w:firstLine="0"/>
              <w:jc w:val="center"/>
              <w:rPr>
                <w:sz w:val="22"/>
              </w:rPr>
            </w:pPr>
            <w:r w:rsidRPr="007053D8">
              <w:rPr>
                <w:sz w:val="22"/>
              </w:rPr>
              <w:t>1.17</w:t>
            </w:r>
          </w:p>
        </w:tc>
        <w:tc>
          <w:tcPr>
            <w:tcW w:w="820" w:type="dxa"/>
            <w:tcBorders>
              <w:top w:val="nil"/>
              <w:left w:val="nil"/>
              <w:bottom w:val="nil"/>
              <w:right w:val="nil"/>
            </w:tcBorders>
            <w:shd w:val="clear" w:color="000000" w:fill="D9D9D9"/>
            <w:noWrap/>
            <w:vAlign w:val="center"/>
            <w:hideMark/>
          </w:tcPr>
          <w:p w14:paraId="15316E4C" w14:textId="77777777" w:rsidR="0024610B" w:rsidRPr="007053D8" w:rsidRDefault="0024610B" w:rsidP="00532284">
            <w:pPr>
              <w:spacing w:after="0" w:line="240" w:lineRule="auto"/>
              <w:ind w:left="0" w:firstLine="0"/>
              <w:jc w:val="center"/>
              <w:rPr>
                <w:sz w:val="22"/>
              </w:rPr>
            </w:pPr>
            <w:r w:rsidRPr="007053D8">
              <w:rPr>
                <w:sz w:val="22"/>
              </w:rPr>
              <w:t>0.83</w:t>
            </w:r>
          </w:p>
        </w:tc>
        <w:tc>
          <w:tcPr>
            <w:tcW w:w="820" w:type="dxa"/>
            <w:tcBorders>
              <w:top w:val="nil"/>
              <w:left w:val="nil"/>
              <w:bottom w:val="nil"/>
              <w:right w:val="nil"/>
            </w:tcBorders>
            <w:shd w:val="clear" w:color="000000" w:fill="D9D9D9"/>
            <w:noWrap/>
            <w:vAlign w:val="center"/>
            <w:hideMark/>
          </w:tcPr>
          <w:p w14:paraId="24611494" w14:textId="77777777" w:rsidR="0024610B" w:rsidRPr="007053D8" w:rsidRDefault="0024610B" w:rsidP="00532284">
            <w:pPr>
              <w:spacing w:after="0" w:line="240" w:lineRule="auto"/>
              <w:ind w:left="0" w:firstLine="0"/>
              <w:jc w:val="center"/>
              <w:rPr>
                <w:sz w:val="22"/>
              </w:rPr>
            </w:pPr>
            <w:r w:rsidRPr="007053D8">
              <w:rPr>
                <w:sz w:val="22"/>
              </w:rPr>
              <w:t>1.64</w:t>
            </w:r>
          </w:p>
        </w:tc>
      </w:tr>
      <w:tr w:rsidR="0024610B" w:rsidRPr="007053D8" w14:paraId="6B6EDD21" w14:textId="77777777" w:rsidTr="00532284">
        <w:trPr>
          <w:trHeight w:val="360"/>
        </w:trPr>
        <w:tc>
          <w:tcPr>
            <w:tcW w:w="2409" w:type="dxa"/>
            <w:vMerge/>
            <w:tcBorders>
              <w:top w:val="nil"/>
              <w:left w:val="nil"/>
              <w:bottom w:val="single" w:sz="4" w:space="0" w:color="000000"/>
              <w:right w:val="nil"/>
            </w:tcBorders>
            <w:vAlign w:val="center"/>
            <w:hideMark/>
          </w:tcPr>
          <w:p w14:paraId="519C6E36"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793D014E"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3467F88F"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3B75D18"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7C7B1EB5"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1A5600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705AA351"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0385F32"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6DA8FC4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06E2CD9E" w14:textId="77777777" w:rsidR="0024610B" w:rsidRPr="007053D8" w:rsidRDefault="0024610B" w:rsidP="00532284">
            <w:pPr>
              <w:spacing w:after="0" w:line="240" w:lineRule="auto"/>
              <w:ind w:left="0" w:firstLine="0"/>
              <w:jc w:val="center"/>
              <w:rPr>
                <w:sz w:val="22"/>
              </w:rPr>
            </w:pPr>
            <w:r w:rsidRPr="007053D8">
              <w:rPr>
                <w:sz w:val="22"/>
              </w:rPr>
              <w:t>1.18</w:t>
            </w:r>
          </w:p>
        </w:tc>
        <w:tc>
          <w:tcPr>
            <w:tcW w:w="820" w:type="dxa"/>
            <w:tcBorders>
              <w:top w:val="nil"/>
              <w:left w:val="nil"/>
              <w:bottom w:val="single" w:sz="4" w:space="0" w:color="auto"/>
              <w:right w:val="nil"/>
            </w:tcBorders>
            <w:shd w:val="clear" w:color="auto" w:fill="auto"/>
            <w:noWrap/>
            <w:vAlign w:val="center"/>
            <w:hideMark/>
          </w:tcPr>
          <w:p w14:paraId="45F6E543" w14:textId="77777777" w:rsidR="0024610B" w:rsidRPr="007053D8" w:rsidRDefault="0024610B" w:rsidP="00532284">
            <w:pPr>
              <w:spacing w:after="0" w:line="240" w:lineRule="auto"/>
              <w:ind w:left="0" w:firstLine="0"/>
              <w:jc w:val="center"/>
              <w:rPr>
                <w:sz w:val="22"/>
              </w:rPr>
            </w:pPr>
            <w:r w:rsidRPr="007053D8">
              <w:rPr>
                <w:sz w:val="22"/>
              </w:rPr>
              <w:t>0.85</w:t>
            </w:r>
          </w:p>
        </w:tc>
        <w:tc>
          <w:tcPr>
            <w:tcW w:w="820" w:type="dxa"/>
            <w:tcBorders>
              <w:top w:val="nil"/>
              <w:left w:val="nil"/>
              <w:bottom w:val="single" w:sz="4" w:space="0" w:color="auto"/>
              <w:right w:val="nil"/>
            </w:tcBorders>
            <w:shd w:val="clear" w:color="auto" w:fill="auto"/>
            <w:noWrap/>
            <w:vAlign w:val="center"/>
            <w:hideMark/>
          </w:tcPr>
          <w:p w14:paraId="2BC62464" w14:textId="77777777" w:rsidR="0024610B" w:rsidRPr="007053D8" w:rsidRDefault="0024610B" w:rsidP="00532284">
            <w:pPr>
              <w:spacing w:after="0" w:line="240" w:lineRule="auto"/>
              <w:ind w:left="0" w:firstLine="0"/>
              <w:jc w:val="center"/>
              <w:rPr>
                <w:sz w:val="22"/>
              </w:rPr>
            </w:pPr>
            <w:r w:rsidRPr="007053D8">
              <w:rPr>
                <w:sz w:val="22"/>
              </w:rPr>
              <w:t>1.63</w:t>
            </w:r>
          </w:p>
        </w:tc>
      </w:tr>
      <w:tr w:rsidR="0024610B" w:rsidRPr="007053D8" w14:paraId="3CF2197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7261BCC" w14:textId="67355322"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2C052EA9"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5DDBE328"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7A6669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5BAD918" w14:textId="77777777" w:rsidR="0024610B" w:rsidRPr="007053D8" w:rsidRDefault="0024610B" w:rsidP="00532284">
            <w:pPr>
              <w:spacing w:after="0" w:line="240" w:lineRule="auto"/>
              <w:ind w:left="0" w:firstLine="0"/>
              <w:jc w:val="center"/>
              <w:rPr>
                <w:sz w:val="22"/>
              </w:rPr>
            </w:pPr>
            <w:r w:rsidRPr="007053D8">
              <w:rPr>
                <w:sz w:val="22"/>
              </w:rPr>
              <w:t>78</w:t>
            </w:r>
          </w:p>
        </w:tc>
        <w:tc>
          <w:tcPr>
            <w:tcW w:w="1540" w:type="dxa"/>
            <w:vMerge w:val="restart"/>
            <w:tcBorders>
              <w:top w:val="nil"/>
              <w:left w:val="nil"/>
              <w:bottom w:val="single" w:sz="4" w:space="0" w:color="000000"/>
              <w:right w:val="nil"/>
            </w:tcBorders>
            <w:shd w:val="clear" w:color="auto" w:fill="auto"/>
            <w:noWrap/>
            <w:vAlign w:val="center"/>
            <w:hideMark/>
          </w:tcPr>
          <w:p w14:paraId="0C273B93" w14:textId="77777777" w:rsidR="0024610B" w:rsidRPr="007053D8" w:rsidRDefault="0024610B" w:rsidP="00532284">
            <w:pPr>
              <w:spacing w:after="0" w:line="240" w:lineRule="auto"/>
              <w:ind w:left="0" w:firstLine="0"/>
              <w:jc w:val="center"/>
              <w:rPr>
                <w:sz w:val="22"/>
              </w:rPr>
            </w:pPr>
            <w:r w:rsidRPr="007053D8">
              <w:rPr>
                <w:sz w:val="22"/>
              </w:rPr>
              <w:t>328</w:t>
            </w:r>
          </w:p>
        </w:tc>
        <w:tc>
          <w:tcPr>
            <w:tcW w:w="1380" w:type="dxa"/>
            <w:vMerge w:val="restart"/>
            <w:tcBorders>
              <w:top w:val="nil"/>
              <w:left w:val="nil"/>
              <w:bottom w:val="single" w:sz="4" w:space="0" w:color="000000"/>
              <w:right w:val="nil"/>
            </w:tcBorders>
            <w:shd w:val="clear" w:color="auto" w:fill="auto"/>
            <w:noWrap/>
            <w:vAlign w:val="center"/>
            <w:hideMark/>
          </w:tcPr>
          <w:p w14:paraId="58251F50" w14:textId="77777777" w:rsidR="0024610B" w:rsidRPr="007053D8" w:rsidRDefault="0024610B" w:rsidP="00532284">
            <w:pPr>
              <w:spacing w:after="0" w:line="240" w:lineRule="auto"/>
              <w:ind w:left="0" w:firstLine="0"/>
              <w:jc w:val="center"/>
              <w:rPr>
                <w:sz w:val="22"/>
              </w:rPr>
            </w:pPr>
            <w:r w:rsidRPr="007053D8">
              <w:rPr>
                <w:sz w:val="22"/>
              </w:rPr>
              <w:t>0.37</w:t>
            </w:r>
          </w:p>
        </w:tc>
        <w:tc>
          <w:tcPr>
            <w:tcW w:w="1560" w:type="dxa"/>
            <w:tcBorders>
              <w:top w:val="nil"/>
              <w:left w:val="nil"/>
              <w:bottom w:val="nil"/>
              <w:right w:val="nil"/>
            </w:tcBorders>
            <w:shd w:val="clear" w:color="000000" w:fill="D9D9D9"/>
            <w:noWrap/>
            <w:vAlign w:val="center"/>
            <w:hideMark/>
          </w:tcPr>
          <w:p w14:paraId="232F20A6"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620438F3"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5709A867" w14:textId="77777777" w:rsidR="0024610B" w:rsidRPr="007053D8" w:rsidRDefault="0024610B" w:rsidP="00532284">
            <w:pPr>
              <w:spacing w:after="0" w:line="240" w:lineRule="auto"/>
              <w:ind w:left="0" w:firstLine="0"/>
              <w:jc w:val="center"/>
              <w:rPr>
                <w:sz w:val="22"/>
              </w:rPr>
            </w:pPr>
            <w:r w:rsidRPr="007053D8">
              <w:rPr>
                <w:sz w:val="22"/>
              </w:rPr>
              <w:t>1.45</w:t>
            </w:r>
          </w:p>
        </w:tc>
        <w:tc>
          <w:tcPr>
            <w:tcW w:w="820" w:type="dxa"/>
            <w:tcBorders>
              <w:top w:val="nil"/>
              <w:left w:val="nil"/>
              <w:bottom w:val="nil"/>
              <w:right w:val="nil"/>
            </w:tcBorders>
            <w:shd w:val="clear" w:color="000000" w:fill="D9D9D9"/>
            <w:noWrap/>
            <w:vAlign w:val="center"/>
            <w:hideMark/>
          </w:tcPr>
          <w:p w14:paraId="288E675D"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nil"/>
              <w:right w:val="nil"/>
            </w:tcBorders>
            <w:shd w:val="clear" w:color="000000" w:fill="D9D9D9"/>
            <w:noWrap/>
            <w:vAlign w:val="center"/>
            <w:hideMark/>
          </w:tcPr>
          <w:p w14:paraId="7A201C7E" w14:textId="77777777" w:rsidR="0024610B" w:rsidRPr="007053D8" w:rsidRDefault="0024610B" w:rsidP="00532284">
            <w:pPr>
              <w:spacing w:after="0" w:line="240" w:lineRule="auto"/>
              <w:ind w:left="0" w:firstLine="0"/>
              <w:jc w:val="center"/>
              <w:rPr>
                <w:sz w:val="22"/>
              </w:rPr>
            </w:pPr>
            <w:r w:rsidRPr="007053D8">
              <w:rPr>
                <w:sz w:val="22"/>
              </w:rPr>
              <w:t>2.05</w:t>
            </w:r>
          </w:p>
        </w:tc>
      </w:tr>
      <w:tr w:rsidR="0024610B" w:rsidRPr="007053D8" w14:paraId="1B262DAB" w14:textId="77777777" w:rsidTr="00532284">
        <w:trPr>
          <w:trHeight w:val="360"/>
        </w:trPr>
        <w:tc>
          <w:tcPr>
            <w:tcW w:w="2409" w:type="dxa"/>
            <w:vMerge/>
            <w:tcBorders>
              <w:top w:val="nil"/>
              <w:left w:val="nil"/>
              <w:bottom w:val="single" w:sz="4" w:space="0" w:color="000000"/>
              <w:right w:val="nil"/>
            </w:tcBorders>
            <w:vAlign w:val="center"/>
            <w:hideMark/>
          </w:tcPr>
          <w:p w14:paraId="2EC6CDB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BCE6170"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577CC08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67F20541"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AC07A2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551A5D4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F79D22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2F7FD5B8" w14:textId="77777777" w:rsidR="0024610B" w:rsidRPr="007053D8" w:rsidRDefault="0024610B" w:rsidP="00532284">
            <w:pPr>
              <w:spacing w:after="0" w:line="240" w:lineRule="auto"/>
              <w:ind w:left="0" w:firstLine="0"/>
              <w:jc w:val="center"/>
              <w:rPr>
                <w:sz w:val="22"/>
              </w:rPr>
            </w:pPr>
            <w:r w:rsidRPr="007053D8">
              <w:rPr>
                <w:sz w:val="22"/>
              </w:rPr>
              <w:t>4.45</w:t>
            </w:r>
          </w:p>
        </w:tc>
        <w:tc>
          <w:tcPr>
            <w:tcW w:w="1260" w:type="dxa"/>
            <w:tcBorders>
              <w:top w:val="nil"/>
              <w:left w:val="nil"/>
              <w:bottom w:val="single" w:sz="4" w:space="0" w:color="auto"/>
              <w:right w:val="single" w:sz="4" w:space="0" w:color="auto"/>
            </w:tcBorders>
            <w:shd w:val="clear" w:color="auto" w:fill="auto"/>
            <w:noWrap/>
            <w:vAlign w:val="center"/>
            <w:hideMark/>
          </w:tcPr>
          <w:p w14:paraId="5636CC7C" w14:textId="77777777" w:rsidR="0024610B" w:rsidRPr="007053D8" w:rsidRDefault="0024610B" w:rsidP="00532284">
            <w:pPr>
              <w:spacing w:after="0" w:line="240" w:lineRule="auto"/>
              <w:ind w:left="0" w:firstLine="0"/>
              <w:jc w:val="center"/>
              <w:rPr>
                <w:sz w:val="22"/>
              </w:rPr>
            </w:pPr>
            <w:r w:rsidRPr="007053D8">
              <w:rPr>
                <w:sz w:val="22"/>
              </w:rPr>
              <w:t>0.04 *</w:t>
            </w:r>
          </w:p>
        </w:tc>
        <w:tc>
          <w:tcPr>
            <w:tcW w:w="700" w:type="dxa"/>
            <w:tcBorders>
              <w:top w:val="nil"/>
              <w:left w:val="nil"/>
              <w:bottom w:val="single" w:sz="4" w:space="0" w:color="auto"/>
              <w:right w:val="nil"/>
            </w:tcBorders>
            <w:shd w:val="clear" w:color="auto" w:fill="auto"/>
            <w:noWrap/>
            <w:vAlign w:val="center"/>
            <w:hideMark/>
          </w:tcPr>
          <w:p w14:paraId="0F4F8652" w14:textId="77777777" w:rsidR="0024610B" w:rsidRPr="007053D8" w:rsidRDefault="0024610B" w:rsidP="00532284">
            <w:pPr>
              <w:spacing w:after="0" w:line="240" w:lineRule="auto"/>
              <w:ind w:left="0" w:firstLine="0"/>
              <w:jc w:val="center"/>
              <w:rPr>
                <w:sz w:val="22"/>
              </w:rPr>
            </w:pPr>
            <w:r w:rsidRPr="007053D8">
              <w:rPr>
                <w:sz w:val="22"/>
              </w:rPr>
              <w:t>1.42</w:t>
            </w:r>
          </w:p>
        </w:tc>
        <w:tc>
          <w:tcPr>
            <w:tcW w:w="820" w:type="dxa"/>
            <w:tcBorders>
              <w:top w:val="nil"/>
              <w:left w:val="nil"/>
              <w:bottom w:val="single" w:sz="4" w:space="0" w:color="auto"/>
              <w:right w:val="nil"/>
            </w:tcBorders>
            <w:shd w:val="clear" w:color="auto" w:fill="auto"/>
            <w:noWrap/>
            <w:vAlign w:val="center"/>
            <w:hideMark/>
          </w:tcPr>
          <w:p w14:paraId="78E0A006"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single" w:sz="4" w:space="0" w:color="auto"/>
              <w:right w:val="nil"/>
            </w:tcBorders>
            <w:shd w:val="clear" w:color="auto" w:fill="auto"/>
            <w:noWrap/>
            <w:vAlign w:val="center"/>
            <w:hideMark/>
          </w:tcPr>
          <w:p w14:paraId="5C67F4C6" w14:textId="77777777" w:rsidR="0024610B" w:rsidRPr="007053D8" w:rsidRDefault="0024610B" w:rsidP="00532284">
            <w:pPr>
              <w:spacing w:after="0" w:line="240" w:lineRule="auto"/>
              <w:ind w:left="0" w:firstLine="0"/>
              <w:jc w:val="center"/>
              <w:rPr>
                <w:sz w:val="22"/>
              </w:rPr>
            </w:pPr>
            <w:r w:rsidRPr="007053D8">
              <w:rPr>
                <w:sz w:val="22"/>
              </w:rPr>
              <w:t>1.98</w:t>
            </w:r>
          </w:p>
        </w:tc>
      </w:tr>
      <w:tr w:rsidR="0024610B" w:rsidRPr="007053D8" w14:paraId="1ED1C89C"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22B2B584" w14:textId="7E0DDEAD"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3CEA4BDD"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036D3EFF"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11166AB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408E385"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040D3485" w14:textId="77777777" w:rsidR="0024610B" w:rsidRPr="007053D8" w:rsidRDefault="0024610B" w:rsidP="00532284">
            <w:pPr>
              <w:spacing w:after="0" w:line="240" w:lineRule="auto"/>
              <w:ind w:left="0" w:firstLine="0"/>
              <w:jc w:val="center"/>
              <w:rPr>
                <w:sz w:val="22"/>
              </w:rPr>
            </w:pPr>
            <w:r w:rsidRPr="007053D8">
              <w:rPr>
                <w:sz w:val="22"/>
              </w:rPr>
              <w:t>298</w:t>
            </w:r>
          </w:p>
        </w:tc>
        <w:tc>
          <w:tcPr>
            <w:tcW w:w="1380" w:type="dxa"/>
            <w:vMerge w:val="restart"/>
            <w:tcBorders>
              <w:top w:val="nil"/>
              <w:left w:val="nil"/>
              <w:bottom w:val="single" w:sz="4" w:space="0" w:color="000000"/>
              <w:right w:val="nil"/>
            </w:tcBorders>
            <w:shd w:val="clear" w:color="auto" w:fill="auto"/>
            <w:noWrap/>
            <w:vAlign w:val="center"/>
            <w:hideMark/>
          </w:tcPr>
          <w:p w14:paraId="09A48592" w14:textId="77777777" w:rsidR="0024610B" w:rsidRPr="007053D8" w:rsidRDefault="0024610B" w:rsidP="00532284">
            <w:pPr>
              <w:spacing w:after="0" w:line="240" w:lineRule="auto"/>
              <w:ind w:left="0" w:firstLine="0"/>
              <w:jc w:val="center"/>
              <w:rPr>
                <w:sz w:val="22"/>
              </w:rPr>
            </w:pPr>
            <w:r w:rsidRPr="007053D8">
              <w:rPr>
                <w:sz w:val="22"/>
              </w:rPr>
              <w:t>0.40</w:t>
            </w:r>
          </w:p>
        </w:tc>
        <w:tc>
          <w:tcPr>
            <w:tcW w:w="1560" w:type="dxa"/>
            <w:tcBorders>
              <w:top w:val="nil"/>
              <w:left w:val="nil"/>
              <w:bottom w:val="nil"/>
              <w:right w:val="nil"/>
            </w:tcBorders>
            <w:shd w:val="clear" w:color="000000" w:fill="D9D9D9"/>
            <w:noWrap/>
            <w:vAlign w:val="center"/>
            <w:hideMark/>
          </w:tcPr>
          <w:p w14:paraId="07A4EECF"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D6A3A96"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4F567FF5" w14:textId="77777777" w:rsidR="0024610B" w:rsidRPr="007053D8" w:rsidRDefault="0024610B" w:rsidP="00532284">
            <w:pPr>
              <w:spacing w:after="0" w:line="240" w:lineRule="auto"/>
              <w:ind w:left="0" w:firstLine="0"/>
              <w:jc w:val="center"/>
              <w:rPr>
                <w:sz w:val="22"/>
              </w:rPr>
            </w:pPr>
            <w:r w:rsidRPr="007053D8">
              <w:rPr>
                <w:sz w:val="22"/>
              </w:rPr>
              <w:t>1.38</w:t>
            </w:r>
          </w:p>
        </w:tc>
        <w:tc>
          <w:tcPr>
            <w:tcW w:w="820" w:type="dxa"/>
            <w:tcBorders>
              <w:top w:val="nil"/>
              <w:left w:val="nil"/>
              <w:bottom w:val="nil"/>
              <w:right w:val="nil"/>
            </w:tcBorders>
            <w:shd w:val="clear" w:color="000000" w:fill="D9D9D9"/>
            <w:noWrap/>
            <w:vAlign w:val="center"/>
            <w:hideMark/>
          </w:tcPr>
          <w:p w14:paraId="4477B052"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nil"/>
              <w:right w:val="nil"/>
            </w:tcBorders>
            <w:shd w:val="clear" w:color="000000" w:fill="D9D9D9"/>
            <w:noWrap/>
            <w:vAlign w:val="center"/>
            <w:hideMark/>
          </w:tcPr>
          <w:p w14:paraId="3EB41D38" w14:textId="77777777" w:rsidR="0024610B" w:rsidRPr="007053D8" w:rsidRDefault="0024610B" w:rsidP="00532284">
            <w:pPr>
              <w:spacing w:after="0" w:line="240" w:lineRule="auto"/>
              <w:ind w:left="0" w:firstLine="0"/>
              <w:jc w:val="center"/>
              <w:rPr>
                <w:sz w:val="22"/>
              </w:rPr>
            </w:pPr>
            <w:r w:rsidRPr="007053D8">
              <w:rPr>
                <w:sz w:val="22"/>
              </w:rPr>
              <w:t>1.99</w:t>
            </w:r>
          </w:p>
        </w:tc>
      </w:tr>
      <w:tr w:rsidR="0024610B" w:rsidRPr="007053D8" w14:paraId="6BBD1610" w14:textId="77777777" w:rsidTr="00532284">
        <w:trPr>
          <w:trHeight w:val="360"/>
        </w:trPr>
        <w:tc>
          <w:tcPr>
            <w:tcW w:w="2409" w:type="dxa"/>
            <w:vMerge/>
            <w:tcBorders>
              <w:top w:val="nil"/>
              <w:left w:val="nil"/>
              <w:bottom w:val="single" w:sz="4" w:space="0" w:color="000000"/>
              <w:right w:val="nil"/>
            </w:tcBorders>
            <w:vAlign w:val="center"/>
            <w:hideMark/>
          </w:tcPr>
          <w:p w14:paraId="7109C549"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EE27F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249CB5E"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40BD115"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460D6E4"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220AE8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2AD3AE9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5DD5F8D" w14:textId="77777777" w:rsidR="0024610B" w:rsidRPr="007053D8" w:rsidRDefault="0024610B" w:rsidP="00532284">
            <w:pPr>
              <w:spacing w:after="0" w:line="240" w:lineRule="auto"/>
              <w:ind w:left="0" w:firstLine="0"/>
              <w:jc w:val="center"/>
              <w:rPr>
                <w:sz w:val="22"/>
              </w:rPr>
            </w:pPr>
            <w:r w:rsidRPr="007053D8">
              <w:rPr>
                <w:sz w:val="22"/>
              </w:rPr>
              <w:t>2.70</w:t>
            </w:r>
          </w:p>
        </w:tc>
        <w:tc>
          <w:tcPr>
            <w:tcW w:w="1260" w:type="dxa"/>
            <w:tcBorders>
              <w:top w:val="nil"/>
              <w:left w:val="nil"/>
              <w:bottom w:val="single" w:sz="4" w:space="0" w:color="auto"/>
              <w:right w:val="single" w:sz="4" w:space="0" w:color="auto"/>
            </w:tcBorders>
            <w:shd w:val="clear" w:color="auto" w:fill="auto"/>
            <w:noWrap/>
            <w:vAlign w:val="center"/>
            <w:hideMark/>
          </w:tcPr>
          <w:p w14:paraId="68A75A65"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7743BB0A" w14:textId="77777777" w:rsidR="0024610B" w:rsidRPr="007053D8" w:rsidRDefault="0024610B" w:rsidP="00532284">
            <w:pPr>
              <w:spacing w:after="0" w:line="240" w:lineRule="auto"/>
              <w:ind w:left="0" w:firstLine="0"/>
              <w:jc w:val="center"/>
              <w:rPr>
                <w:sz w:val="22"/>
              </w:rPr>
            </w:pPr>
            <w:r w:rsidRPr="007053D8">
              <w:rPr>
                <w:sz w:val="22"/>
              </w:rPr>
              <w:t>1.36</w:t>
            </w:r>
          </w:p>
        </w:tc>
        <w:tc>
          <w:tcPr>
            <w:tcW w:w="820" w:type="dxa"/>
            <w:tcBorders>
              <w:top w:val="nil"/>
              <w:left w:val="nil"/>
              <w:bottom w:val="single" w:sz="4" w:space="0" w:color="auto"/>
              <w:right w:val="nil"/>
            </w:tcBorders>
            <w:shd w:val="clear" w:color="auto" w:fill="auto"/>
            <w:noWrap/>
            <w:vAlign w:val="center"/>
            <w:hideMark/>
          </w:tcPr>
          <w:p w14:paraId="7C6B737A"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13A1179" w14:textId="77777777" w:rsidR="0024610B" w:rsidRPr="007053D8" w:rsidRDefault="0024610B" w:rsidP="00532284">
            <w:pPr>
              <w:spacing w:after="0" w:line="240" w:lineRule="auto"/>
              <w:ind w:left="0" w:firstLine="0"/>
              <w:jc w:val="center"/>
              <w:rPr>
                <w:sz w:val="22"/>
              </w:rPr>
            </w:pPr>
            <w:r w:rsidRPr="007053D8">
              <w:rPr>
                <w:sz w:val="22"/>
              </w:rPr>
              <w:t>1.95</w:t>
            </w:r>
          </w:p>
        </w:tc>
      </w:tr>
      <w:tr w:rsidR="0024610B" w:rsidRPr="007053D8" w14:paraId="10DAE3A9"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50044C1D"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4FE8C861"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305C14E5"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579A5EF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583B3341" w14:textId="77777777" w:rsidR="0024610B" w:rsidRPr="007053D8" w:rsidRDefault="0024610B" w:rsidP="00532284">
            <w:pPr>
              <w:spacing w:after="0" w:line="240" w:lineRule="auto"/>
              <w:ind w:left="0" w:firstLine="0"/>
              <w:jc w:val="center"/>
              <w:rPr>
                <w:sz w:val="22"/>
              </w:rPr>
            </w:pPr>
            <w:r w:rsidRPr="007053D8">
              <w:rPr>
                <w:sz w:val="22"/>
              </w:rPr>
              <w:t>79</w:t>
            </w:r>
          </w:p>
        </w:tc>
        <w:tc>
          <w:tcPr>
            <w:tcW w:w="1540" w:type="dxa"/>
            <w:vMerge w:val="restart"/>
            <w:tcBorders>
              <w:top w:val="nil"/>
              <w:left w:val="nil"/>
              <w:bottom w:val="single" w:sz="4" w:space="0" w:color="000000"/>
              <w:right w:val="nil"/>
            </w:tcBorders>
            <w:shd w:val="clear" w:color="auto" w:fill="auto"/>
            <w:noWrap/>
            <w:vAlign w:val="center"/>
            <w:hideMark/>
          </w:tcPr>
          <w:p w14:paraId="722A1D8D" w14:textId="77777777" w:rsidR="0024610B" w:rsidRPr="007053D8" w:rsidRDefault="0024610B" w:rsidP="00532284">
            <w:pPr>
              <w:spacing w:after="0" w:line="240" w:lineRule="auto"/>
              <w:ind w:left="0" w:firstLine="0"/>
              <w:jc w:val="center"/>
              <w:rPr>
                <w:sz w:val="22"/>
              </w:rPr>
            </w:pPr>
            <w:r w:rsidRPr="007053D8">
              <w:rPr>
                <w:sz w:val="22"/>
              </w:rPr>
              <w:t>213</w:t>
            </w:r>
          </w:p>
        </w:tc>
        <w:tc>
          <w:tcPr>
            <w:tcW w:w="1380" w:type="dxa"/>
            <w:vMerge w:val="restart"/>
            <w:tcBorders>
              <w:top w:val="nil"/>
              <w:left w:val="nil"/>
              <w:bottom w:val="single" w:sz="4" w:space="0" w:color="000000"/>
              <w:right w:val="nil"/>
            </w:tcBorders>
            <w:shd w:val="clear" w:color="auto" w:fill="auto"/>
            <w:noWrap/>
            <w:vAlign w:val="center"/>
            <w:hideMark/>
          </w:tcPr>
          <w:p w14:paraId="54BC9B5D" w14:textId="77777777" w:rsidR="0024610B" w:rsidRPr="007053D8" w:rsidRDefault="0024610B" w:rsidP="00532284">
            <w:pPr>
              <w:spacing w:after="0" w:line="240" w:lineRule="auto"/>
              <w:ind w:left="0" w:firstLine="0"/>
              <w:jc w:val="center"/>
              <w:rPr>
                <w:sz w:val="22"/>
              </w:rPr>
            </w:pPr>
            <w:r w:rsidRPr="007053D8">
              <w:rPr>
                <w:sz w:val="22"/>
              </w:rPr>
              <w:t>0.42</w:t>
            </w:r>
          </w:p>
        </w:tc>
        <w:tc>
          <w:tcPr>
            <w:tcW w:w="1560" w:type="dxa"/>
            <w:tcBorders>
              <w:top w:val="nil"/>
              <w:left w:val="nil"/>
              <w:bottom w:val="nil"/>
              <w:right w:val="nil"/>
            </w:tcBorders>
            <w:shd w:val="clear" w:color="000000" w:fill="D9D9D9"/>
            <w:noWrap/>
            <w:vAlign w:val="center"/>
            <w:hideMark/>
          </w:tcPr>
          <w:p w14:paraId="62A1236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AD8712C"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C7A92C1" w14:textId="77777777" w:rsidR="0024610B" w:rsidRPr="007053D8" w:rsidRDefault="0024610B" w:rsidP="00532284">
            <w:pPr>
              <w:spacing w:after="0" w:line="240" w:lineRule="auto"/>
              <w:ind w:left="0" w:firstLine="0"/>
              <w:jc w:val="center"/>
              <w:rPr>
                <w:sz w:val="22"/>
              </w:rPr>
            </w:pPr>
            <w:r w:rsidRPr="007053D8">
              <w:rPr>
                <w:sz w:val="22"/>
              </w:rPr>
              <w:t>1.02</w:t>
            </w:r>
          </w:p>
        </w:tc>
        <w:tc>
          <w:tcPr>
            <w:tcW w:w="820" w:type="dxa"/>
            <w:tcBorders>
              <w:top w:val="nil"/>
              <w:left w:val="nil"/>
              <w:bottom w:val="nil"/>
              <w:right w:val="nil"/>
            </w:tcBorders>
            <w:shd w:val="clear" w:color="000000" w:fill="D9D9D9"/>
            <w:noWrap/>
            <w:vAlign w:val="center"/>
            <w:hideMark/>
          </w:tcPr>
          <w:p w14:paraId="455CD3EC"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153AEE76" w14:textId="77777777" w:rsidR="0024610B" w:rsidRPr="007053D8" w:rsidRDefault="0024610B" w:rsidP="00532284">
            <w:pPr>
              <w:spacing w:after="0" w:line="240" w:lineRule="auto"/>
              <w:ind w:left="0" w:firstLine="0"/>
              <w:jc w:val="center"/>
              <w:rPr>
                <w:sz w:val="22"/>
              </w:rPr>
            </w:pPr>
            <w:r w:rsidRPr="007053D8">
              <w:rPr>
                <w:sz w:val="22"/>
              </w:rPr>
              <w:t>1.58</w:t>
            </w:r>
          </w:p>
        </w:tc>
      </w:tr>
      <w:tr w:rsidR="0024610B" w:rsidRPr="007053D8" w14:paraId="753F24AC" w14:textId="77777777" w:rsidTr="00532284">
        <w:trPr>
          <w:trHeight w:val="360"/>
        </w:trPr>
        <w:tc>
          <w:tcPr>
            <w:tcW w:w="2409" w:type="dxa"/>
            <w:vMerge/>
            <w:tcBorders>
              <w:top w:val="nil"/>
              <w:left w:val="nil"/>
              <w:bottom w:val="single" w:sz="4" w:space="0" w:color="000000"/>
              <w:right w:val="nil"/>
            </w:tcBorders>
            <w:vAlign w:val="center"/>
            <w:hideMark/>
          </w:tcPr>
          <w:p w14:paraId="385C861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5091D775"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60383F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FE95F42"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6F85559"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FEF002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4EE61403"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B9A9F3D" w14:textId="77777777" w:rsidR="0024610B" w:rsidRPr="007053D8" w:rsidRDefault="0024610B" w:rsidP="00532284">
            <w:pPr>
              <w:spacing w:after="0" w:line="240" w:lineRule="auto"/>
              <w:ind w:left="0" w:firstLine="0"/>
              <w:jc w:val="center"/>
              <w:rPr>
                <w:sz w:val="22"/>
              </w:rPr>
            </w:pPr>
            <w:r w:rsidRPr="007053D8">
              <w:rPr>
                <w:sz w:val="22"/>
              </w:rPr>
              <w:t>0.09</w:t>
            </w:r>
          </w:p>
        </w:tc>
        <w:tc>
          <w:tcPr>
            <w:tcW w:w="1260" w:type="dxa"/>
            <w:tcBorders>
              <w:top w:val="nil"/>
              <w:left w:val="nil"/>
              <w:bottom w:val="single" w:sz="4" w:space="0" w:color="auto"/>
              <w:right w:val="single" w:sz="4" w:space="0" w:color="auto"/>
            </w:tcBorders>
            <w:shd w:val="clear" w:color="auto" w:fill="auto"/>
            <w:noWrap/>
            <w:vAlign w:val="center"/>
            <w:hideMark/>
          </w:tcPr>
          <w:p w14:paraId="25DBD36F" w14:textId="77777777" w:rsidR="0024610B" w:rsidRPr="007053D8" w:rsidRDefault="0024610B" w:rsidP="00532284">
            <w:pPr>
              <w:spacing w:after="0" w:line="240" w:lineRule="auto"/>
              <w:ind w:left="0" w:firstLine="0"/>
              <w:jc w:val="center"/>
              <w:rPr>
                <w:sz w:val="22"/>
              </w:rPr>
            </w:pPr>
            <w:r w:rsidRPr="007053D8">
              <w:rPr>
                <w:sz w:val="22"/>
              </w:rPr>
              <w:t>0.76</w:t>
            </w:r>
          </w:p>
        </w:tc>
        <w:tc>
          <w:tcPr>
            <w:tcW w:w="700" w:type="dxa"/>
            <w:tcBorders>
              <w:top w:val="nil"/>
              <w:left w:val="nil"/>
              <w:bottom w:val="single" w:sz="4" w:space="0" w:color="auto"/>
              <w:right w:val="nil"/>
            </w:tcBorders>
            <w:shd w:val="clear" w:color="auto" w:fill="auto"/>
            <w:noWrap/>
            <w:vAlign w:val="center"/>
            <w:hideMark/>
          </w:tcPr>
          <w:p w14:paraId="7D4B0EEE" w14:textId="77777777" w:rsidR="0024610B" w:rsidRPr="007053D8" w:rsidRDefault="0024610B" w:rsidP="00532284">
            <w:pPr>
              <w:spacing w:after="0" w:line="240" w:lineRule="auto"/>
              <w:ind w:left="0" w:firstLine="0"/>
              <w:jc w:val="center"/>
              <w:rPr>
                <w:sz w:val="22"/>
              </w:rPr>
            </w:pPr>
            <w:r w:rsidRPr="007053D8">
              <w:rPr>
                <w:sz w:val="22"/>
              </w:rPr>
              <w:t>1.07</w:t>
            </w:r>
          </w:p>
        </w:tc>
        <w:tc>
          <w:tcPr>
            <w:tcW w:w="820" w:type="dxa"/>
            <w:tcBorders>
              <w:top w:val="nil"/>
              <w:left w:val="nil"/>
              <w:bottom w:val="single" w:sz="4" w:space="0" w:color="auto"/>
              <w:right w:val="nil"/>
            </w:tcBorders>
            <w:shd w:val="clear" w:color="auto" w:fill="auto"/>
            <w:noWrap/>
            <w:vAlign w:val="center"/>
            <w:hideMark/>
          </w:tcPr>
          <w:p w14:paraId="4388B6D9" w14:textId="77777777" w:rsidR="0024610B" w:rsidRPr="007053D8" w:rsidRDefault="0024610B" w:rsidP="00532284">
            <w:pPr>
              <w:spacing w:after="0" w:line="240" w:lineRule="auto"/>
              <w:ind w:left="0" w:firstLine="0"/>
              <w:jc w:val="center"/>
              <w:rPr>
                <w:sz w:val="22"/>
              </w:rPr>
            </w:pPr>
            <w:r w:rsidRPr="007053D8">
              <w:rPr>
                <w:sz w:val="22"/>
              </w:rPr>
              <w:t>0.71</w:t>
            </w:r>
          </w:p>
        </w:tc>
        <w:tc>
          <w:tcPr>
            <w:tcW w:w="820" w:type="dxa"/>
            <w:tcBorders>
              <w:top w:val="nil"/>
              <w:left w:val="nil"/>
              <w:bottom w:val="single" w:sz="4" w:space="0" w:color="auto"/>
              <w:right w:val="nil"/>
            </w:tcBorders>
            <w:shd w:val="clear" w:color="auto" w:fill="auto"/>
            <w:noWrap/>
            <w:vAlign w:val="center"/>
            <w:hideMark/>
          </w:tcPr>
          <w:p w14:paraId="6EDB7C5E" w14:textId="77777777" w:rsidR="0024610B" w:rsidRPr="007053D8" w:rsidRDefault="0024610B" w:rsidP="00532284">
            <w:pPr>
              <w:spacing w:after="0" w:line="240" w:lineRule="auto"/>
              <w:ind w:left="0" w:firstLine="0"/>
              <w:jc w:val="center"/>
              <w:rPr>
                <w:sz w:val="22"/>
              </w:rPr>
            </w:pPr>
            <w:r w:rsidRPr="007053D8">
              <w:rPr>
                <w:sz w:val="22"/>
              </w:rPr>
              <w:t>1.61</w:t>
            </w:r>
          </w:p>
        </w:tc>
      </w:tr>
      <w:tr w:rsidR="0024610B" w:rsidRPr="007053D8" w14:paraId="66142B6D"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26EC483"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3E7589F7"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3E3AA14C"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6A4AAEE8"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4E24F35D"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7A992500" w14:textId="77777777" w:rsidR="0024610B" w:rsidRPr="007053D8" w:rsidRDefault="0024610B" w:rsidP="00532284">
            <w:pPr>
              <w:spacing w:after="0" w:line="240" w:lineRule="auto"/>
              <w:ind w:left="0" w:firstLine="0"/>
              <w:jc w:val="center"/>
              <w:rPr>
                <w:sz w:val="22"/>
              </w:rPr>
            </w:pPr>
            <w:r w:rsidRPr="007053D8">
              <w:rPr>
                <w:sz w:val="22"/>
              </w:rPr>
              <w:t>194</w:t>
            </w:r>
          </w:p>
        </w:tc>
        <w:tc>
          <w:tcPr>
            <w:tcW w:w="1380" w:type="dxa"/>
            <w:vMerge w:val="restart"/>
            <w:tcBorders>
              <w:top w:val="nil"/>
              <w:left w:val="nil"/>
              <w:bottom w:val="single" w:sz="4" w:space="0" w:color="000000"/>
              <w:right w:val="nil"/>
            </w:tcBorders>
            <w:shd w:val="clear" w:color="auto" w:fill="auto"/>
            <w:noWrap/>
            <w:vAlign w:val="center"/>
            <w:hideMark/>
          </w:tcPr>
          <w:p w14:paraId="602D789E" w14:textId="77777777" w:rsidR="0024610B" w:rsidRPr="007053D8" w:rsidRDefault="0024610B" w:rsidP="00532284">
            <w:pPr>
              <w:spacing w:after="0" w:line="240" w:lineRule="auto"/>
              <w:ind w:left="0" w:firstLine="0"/>
              <w:jc w:val="center"/>
              <w:rPr>
                <w:sz w:val="22"/>
              </w:rPr>
            </w:pPr>
            <w:r w:rsidRPr="007053D8">
              <w:rPr>
                <w:sz w:val="22"/>
              </w:rPr>
              <w:t>0.39</w:t>
            </w:r>
          </w:p>
        </w:tc>
        <w:tc>
          <w:tcPr>
            <w:tcW w:w="1560" w:type="dxa"/>
            <w:tcBorders>
              <w:top w:val="nil"/>
              <w:left w:val="nil"/>
              <w:bottom w:val="nil"/>
              <w:right w:val="nil"/>
            </w:tcBorders>
            <w:shd w:val="clear" w:color="000000" w:fill="D9D9D9"/>
            <w:noWrap/>
            <w:vAlign w:val="center"/>
            <w:hideMark/>
          </w:tcPr>
          <w:p w14:paraId="4B793CE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522859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186CE979" w14:textId="77777777" w:rsidR="0024610B" w:rsidRPr="007053D8" w:rsidRDefault="0024610B" w:rsidP="00532284">
            <w:pPr>
              <w:spacing w:after="0" w:line="240" w:lineRule="auto"/>
              <w:ind w:left="0" w:firstLine="0"/>
              <w:jc w:val="center"/>
              <w:rPr>
                <w:sz w:val="22"/>
              </w:rPr>
            </w:pPr>
            <w:r w:rsidRPr="007053D8">
              <w:rPr>
                <w:sz w:val="22"/>
              </w:rPr>
              <w:t>1.05</w:t>
            </w:r>
          </w:p>
        </w:tc>
        <w:tc>
          <w:tcPr>
            <w:tcW w:w="820" w:type="dxa"/>
            <w:tcBorders>
              <w:top w:val="nil"/>
              <w:left w:val="nil"/>
              <w:bottom w:val="nil"/>
              <w:right w:val="nil"/>
            </w:tcBorders>
            <w:shd w:val="clear" w:color="000000" w:fill="D9D9D9"/>
            <w:noWrap/>
            <w:vAlign w:val="center"/>
            <w:hideMark/>
          </w:tcPr>
          <w:p w14:paraId="25459017"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78B5809E"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764B523D" w14:textId="77777777" w:rsidTr="00532284">
        <w:trPr>
          <w:trHeight w:val="360"/>
        </w:trPr>
        <w:tc>
          <w:tcPr>
            <w:tcW w:w="2409" w:type="dxa"/>
            <w:vMerge/>
            <w:tcBorders>
              <w:top w:val="nil"/>
              <w:left w:val="nil"/>
              <w:bottom w:val="single" w:sz="4" w:space="0" w:color="000000"/>
              <w:right w:val="nil"/>
            </w:tcBorders>
            <w:vAlign w:val="center"/>
            <w:hideMark/>
          </w:tcPr>
          <w:p w14:paraId="2ED2E28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B48CD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63082D82"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BC6BA34"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1E23EE6"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F93C781"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359AAC7"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01F98B82" w14:textId="77777777" w:rsidR="0024610B" w:rsidRPr="007053D8" w:rsidRDefault="0024610B" w:rsidP="00532284">
            <w:pPr>
              <w:spacing w:after="0" w:line="240" w:lineRule="auto"/>
              <w:ind w:left="0" w:firstLine="0"/>
              <w:jc w:val="center"/>
              <w:rPr>
                <w:sz w:val="22"/>
              </w:rPr>
            </w:pPr>
            <w:r w:rsidRPr="007053D8">
              <w:rPr>
                <w:sz w:val="22"/>
              </w:rPr>
              <w:t>0.14</w:t>
            </w:r>
          </w:p>
        </w:tc>
        <w:tc>
          <w:tcPr>
            <w:tcW w:w="1260" w:type="dxa"/>
            <w:tcBorders>
              <w:top w:val="nil"/>
              <w:left w:val="nil"/>
              <w:bottom w:val="single" w:sz="4" w:space="0" w:color="auto"/>
              <w:right w:val="single" w:sz="4" w:space="0" w:color="auto"/>
            </w:tcBorders>
            <w:shd w:val="clear" w:color="auto" w:fill="auto"/>
            <w:noWrap/>
            <w:vAlign w:val="center"/>
            <w:hideMark/>
          </w:tcPr>
          <w:p w14:paraId="5D69AD54" w14:textId="77777777" w:rsidR="0024610B" w:rsidRPr="007053D8" w:rsidRDefault="0024610B" w:rsidP="00532284">
            <w:pPr>
              <w:spacing w:after="0" w:line="240" w:lineRule="auto"/>
              <w:ind w:left="0" w:firstLine="0"/>
              <w:jc w:val="center"/>
              <w:rPr>
                <w:sz w:val="22"/>
              </w:rPr>
            </w:pPr>
            <w:r w:rsidRPr="007053D8">
              <w:rPr>
                <w:sz w:val="22"/>
              </w:rPr>
              <w:t>0.71</w:t>
            </w:r>
          </w:p>
        </w:tc>
        <w:tc>
          <w:tcPr>
            <w:tcW w:w="700" w:type="dxa"/>
            <w:tcBorders>
              <w:top w:val="nil"/>
              <w:left w:val="nil"/>
              <w:bottom w:val="single" w:sz="4" w:space="0" w:color="auto"/>
              <w:right w:val="nil"/>
            </w:tcBorders>
            <w:shd w:val="clear" w:color="auto" w:fill="auto"/>
            <w:noWrap/>
            <w:vAlign w:val="center"/>
            <w:hideMark/>
          </w:tcPr>
          <w:p w14:paraId="3A2B44B6" w14:textId="77777777" w:rsidR="0024610B" w:rsidRPr="007053D8" w:rsidRDefault="0024610B" w:rsidP="00532284">
            <w:pPr>
              <w:spacing w:after="0" w:line="240" w:lineRule="auto"/>
              <w:ind w:left="0" w:firstLine="0"/>
              <w:jc w:val="center"/>
              <w:rPr>
                <w:sz w:val="22"/>
              </w:rPr>
            </w:pPr>
            <w:r w:rsidRPr="007053D8">
              <w:rPr>
                <w:sz w:val="22"/>
              </w:rPr>
              <w:t>1.09</w:t>
            </w:r>
          </w:p>
        </w:tc>
        <w:tc>
          <w:tcPr>
            <w:tcW w:w="820" w:type="dxa"/>
            <w:tcBorders>
              <w:top w:val="nil"/>
              <w:left w:val="nil"/>
              <w:bottom w:val="single" w:sz="4" w:space="0" w:color="auto"/>
              <w:right w:val="nil"/>
            </w:tcBorders>
            <w:shd w:val="clear" w:color="auto" w:fill="auto"/>
            <w:noWrap/>
            <w:vAlign w:val="center"/>
            <w:hideMark/>
          </w:tcPr>
          <w:p w14:paraId="28F7D8C1" w14:textId="77777777" w:rsidR="0024610B" w:rsidRPr="007053D8" w:rsidRDefault="0024610B" w:rsidP="00532284">
            <w:pPr>
              <w:spacing w:after="0" w:line="240" w:lineRule="auto"/>
              <w:ind w:left="0" w:firstLine="0"/>
              <w:jc w:val="center"/>
              <w:rPr>
                <w:sz w:val="22"/>
              </w:rPr>
            </w:pPr>
            <w:r w:rsidRPr="007053D8">
              <w:rPr>
                <w:sz w:val="22"/>
              </w:rPr>
              <w:t>0.70</w:t>
            </w:r>
          </w:p>
        </w:tc>
        <w:tc>
          <w:tcPr>
            <w:tcW w:w="820" w:type="dxa"/>
            <w:tcBorders>
              <w:top w:val="nil"/>
              <w:left w:val="nil"/>
              <w:bottom w:val="single" w:sz="4" w:space="0" w:color="auto"/>
              <w:right w:val="nil"/>
            </w:tcBorders>
            <w:shd w:val="clear" w:color="auto" w:fill="auto"/>
            <w:noWrap/>
            <w:vAlign w:val="center"/>
            <w:hideMark/>
          </w:tcPr>
          <w:p w14:paraId="47432766"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4988DF8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29ED45D" w14:textId="4BD5A10F"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6245C455"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2989D4D6"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7B6D50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C186695" w14:textId="77777777" w:rsidR="0024610B" w:rsidRPr="007053D8" w:rsidRDefault="0024610B" w:rsidP="00532284">
            <w:pPr>
              <w:spacing w:after="0" w:line="240" w:lineRule="auto"/>
              <w:ind w:left="0" w:firstLine="0"/>
              <w:jc w:val="center"/>
              <w:rPr>
                <w:sz w:val="22"/>
              </w:rPr>
            </w:pPr>
            <w:r w:rsidRPr="007053D8">
              <w:rPr>
                <w:sz w:val="22"/>
              </w:rPr>
              <w:t>64</w:t>
            </w:r>
          </w:p>
        </w:tc>
        <w:tc>
          <w:tcPr>
            <w:tcW w:w="1540" w:type="dxa"/>
            <w:vMerge w:val="restart"/>
            <w:tcBorders>
              <w:top w:val="nil"/>
              <w:left w:val="nil"/>
              <w:bottom w:val="single" w:sz="4" w:space="0" w:color="000000"/>
              <w:right w:val="nil"/>
            </w:tcBorders>
            <w:shd w:val="clear" w:color="auto" w:fill="auto"/>
            <w:noWrap/>
            <w:vAlign w:val="center"/>
            <w:hideMark/>
          </w:tcPr>
          <w:p w14:paraId="3F243C91" w14:textId="77777777" w:rsidR="0024610B" w:rsidRPr="007053D8" w:rsidRDefault="0024610B" w:rsidP="00532284">
            <w:pPr>
              <w:spacing w:after="0" w:line="240" w:lineRule="auto"/>
              <w:ind w:left="0" w:firstLine="0"/>
              <w:jc w:val="center"/>
              <w:rPr>
                <w:sz w:val="22"/>
              </w:rPr>
            </w:pPr>
            <w:r w:rsidRPr="007053D8">
              <w:rPr>
                <w:sz w:val="22"/>
              </w:rPr>
              <w:t>171</w:t>
            </w:r>
          </w:p>
        </w:tc>
        <w:tc>
          <w:tcPr>
            <w:tcW w:w="1380" w:type="dxa"/>
            <w:vMerge w:val="restart"/>
            <w:tcBorders>
              <w:top w:val="nil"/>
              <w:left w:val="nil"/>
              <w:bottom w:val="single" w:sz="4" w:space="0" w:color="000000"/>
              <w:right w:val="nil"/>
            </w:tcBorders>
            <w:shd w:val="clear" w:color="auto" w:fill="auto"/>
            <w:noWrap/>
            <w:vAlign w:val="center"/>
            <w:hideMark/>
          </w:tcPr>
          <w:p w14:paraId="6C3469BB" w14:textId="77777777" w:rsidR="0024610B" w:rsidRPr="007053D8" w:rsidRDefault="0024610B" w:rsidP="00532284">
            <w:pPr>
              <w:spacing w:after="0" w:line="240" w:lineRule="auto"/>
              <w:ind w:left="0" w:firstLine="0"/>
              <w:jc w:val="center"/>
              <w:rPr>
                <w:sz w:val="22"/>
              </w:rPr>
            </w:pPr>
            <w:r w:rsidRPr="007053D8">
              <w:rPr>
                <w:sz w:val="22"/>
              </w:rPr>
              <w:t>0.45</w:t>
            </w:r>
          </w:p>
        </w:tc>
        <w:tc>
          <w:tcPr>
            <w:tcW w:w="1560" w:type="dxa"/>
            <w:tcBorders>
              <w:top w:val="nil"/>
              <w:left w:val="nil"/>
              <w:bottom w:val="nil"/>
              <w:right w:val="nil"/>
            </w:tcBorders>
            <w:shd w:val="clear" w:color="000000" w:fill="D9D9D9"/>
            <w:noWrap/>
            <w:vAlign w:val="center"/>
            <w:hideMark/>
          </w:tcPr>
          <w:p w14:paraId="31C909B8"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886A925"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113A6FE"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nil"/>
              <w:right w:val="nil"/>
            </w:tcBorders>
            <w:shd w:val="clear" w:color="000000" w:fill="D9D9D9"/>
            <w:noWrap/>
            <w:vAlign w:val="center"/>
            <w:hideMark/>
          </w:tcPr>
          <w:p w14:paraId="59FA1ABD" w14:textId="77777777" w:rsidR="0024610B" w:rsidRPr="007053D8" w:rsidRDefault="0024610B" w:rsidP="00532284">
            <w:pPr>
              <w:spacing w:after="0" w:line="240" w:lineRule="auto"/>
              <w:ind w:left="0" w:firstLine="0"/>
              <w:jc w:val="center"/>
              <w:rPr>
                <w:sz w:val="22"/>
              </w:rPr>
            </w:pPr>
            <w:r w:rsidRPr="007053D8">
              <w:rPr>
                <w:sz w:val="22"/>
              </w:rPr>
              <w:t>0.78</w:t>
            </w:r>
          </w:p>
        </w:tc>
        <w:tc>
          <w:tcPr>
            <w:tcW w:w="820" w:type="dxa"/>
            <w:tcBorders>
              <w:top w:val="nil"/>
              <w:left w:val="nil"/>
              <w:bottom w:val="nil"/>
              <w:right w:val="nil"/>
            </w:tcBorders>
            <w:shd w:val="clear" w:color="000000" w:fill="D9D9D9"/>
            <w:noWrap/>
            <w:vAlign w:val="center"/>
            <w:hideMark/>
          </w:tcPr>
          <w:p w14:paraId="6AE0B4E7" w14:textId="77777777" w:rsidR="0024610B" w:rsidRPr="007053D8" w:rsidRDefault="0024610B" w:rsidP="00532284">
            <w:pPr>
              <w:spacing w:after="0" w:line="240" w:lineRule="auto"/>
              <w:ind w:left="0" w:firstLine="0"/>
              <w:jc w:val="center"/>
              <w:rPr>
                <w:sz w:val="22"/>
              </w:rPr>
            </w:pPr>
            <w:r w:rsidRPr="007053D8">
              <w:rPr>
                <w:sz w:val="22"/>
              </w:rPr>
              <w:t>2.11</w:t>
            </w:r>
          </w:p>
        </w:tc>
      </w:tr>
      <w:tr w:rsidR="0024610B" w:rsidRPr="007053D8" w14:paraId="57F361A0" w14:textId="77777777" w:rsidTr="00532284">
        <w:trPr>
          <w:trHeight w:val="360"/>
        </w:trPr>
        <w:tc>
          <w:tcPr>
            <w:tcW w:w="2409" w:type="dxa"/>
            <w:vMerge/>
            <w:tcBorders>
              <w:top w:val="nil"/>
              <w:left w:val="nil"/>
              <w:bottom w:val="single" w:sz="4" w:space="0" w:color="000000"/>
              <w:right w:val="nil"/>
            </w:tcBorders>
            <w:vAlign w:val="center"/>
            <w:hideMark/>
          </w:tcPr>
          <w:p w14:paraId="22F32CC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608E099"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D9D2A6A"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17126BD"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3CE7C87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2301A890"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11AC6C6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EC7D8A8"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73CF56B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743E4800" w14:textId="77777777" w:rsidR="0024610B" w:rsidRPr="007053D8" w:rsidRDefault="0024610B" w:rsidP="00532284">
            <w:pPr>
              <w:spacing w:after="0" w:line="240" w:lineRule="auto"/>
              <w:ind w:left="0" w:firstLine="0"/>
              <w:jc w:val="center"/>
              <w:rPr>
                <w:sz w:val="22"/>
              </w:rPr>
            </w:pPr>
            <w:r w:rsidRPr="007053D8">
              <w:rPr>
                <w:sz w:val="22"/>
              </w:rPr>
              <w:t>1.26</w:t>
            </w:r>
          </w:p>
        </w:tc>
        <w:tc>
          <w:tcPr>
            <w:tcW w:w="820" w:type="dxa"/>
            <w:tcBorders>
              <w:top w:val="nil"/>
              <w:left w:val="nil"/>
              <w:bottom w:val="single" w:sz="4" w:space="0" w:color="auto"/>
              <w:right w:val="nil"/>
            </w:tcBorders>
            <w:shd w:val="clear" w:color="auto" w:fill="auto"/>
            <w:noWrap/>
            <w:vAlign w:val="center"/>
            <w:hideMark/>
          </w:tcPr>
          <w:p w14:paraId="145D17B9" w14:textId="77777777" w:rsidR="0024610B" w:rsidRPr="007053D8" w:rsidRDefault="0024610B" w:rsidP="00532284">
            <w:pPr>
              <w:spacing w:after="0" w:line="240" w:lineRule="auto"/>
              <w:ind w:left="0" w:firstLine="0"/>
              <w:jc w:val="center"/>
              <w:rPr>
                <w:sz w:val="22"/>
              </w:rPr>
            </w:pPr>
            <w:r w:rsidRPr="007053D8">
              <w:rPr>
                <w:sz w:val="22"/>
              </w:rPr>
              <w:t>0.79</w:t>
            </w:r>
          </w:p>
        </w:tc>
        <w:tc>
          <w:tcPr>
            <w:tcW w:w="820" w:type="dxa"/>
            <w:tcBorders>
              <w:top w:val="nil"/>
              <w:left w:val="nil"/>
              <w:bottom w:val="single" w:sz="4" w:space="0" w:color="auto"/>
              <w:right w:val="nil"/>
            </w:tcBorders>
            <w:shd w:val="clear" w:color="auto" w:fill="auto"/>
            <w:noWrap/>
            <w:vAlign w:val="center"/>
            <w:hideMark/>
          </w:tcPr>
          <w:p w14:paraId="5263C117" w14:textId="77777777" w:rsidR="0024610B" w:rsidRPr="007053D8" w:rsidRDefault="0024610B" w:rsidP="00532284">
            <w:pPr>
              <w:spacing w:after="0" w:line="240" w:lineRule="auto"/>
              <w:ind w:left="0" w:firstLine="0"/>
              <w:jc w:val="center"/>
              <w:rPr>
                <w:sz w:val="22"/>
              </w:rPr>
            </w:pPr>
            <w:r w:rsidRPr="007053D8">
              <w:rPr>
                <w:sz w:val="22"/>
              </w:rPr>
              <w:t>2.01</w:t>
            </w:r>
          </w:p>
        </w:tc>
      </w:tr>
      <w:tr w:rsidR="0024610B" w:rsidRPr="007053D8" w14:paraId="69DF4831" w14:textId="77777777" w:rsidTr="00532284">
        <w:trPr>
          <w:trHeight w:val="360"/>
        </w:trPr>
        <w:tc>
          <w:tcPr>
            <w:tcW w:w="2409" w:type="dxa"/>
            <w:vMerge w:val="restart"/>
            <w:tcBorders>
              <w:top w:val="nil"/>
              <w:left w:val="nil"/>
              <w:bottom w:val="double" w:sz="6" w:space="0" w:color="000000"/>
              <w:right w:val="nil"/>
            </w:tcBorders>
            <w:shd w:val="clear" w:color="auto" w:fill="auto"/>
            <w:noWrap/>
            <w:vAlign w:val="center"/>
            <w:hideMark/>
          </w:tcPr>
          <w:p w14:paraId="2EF521E6" w14:textId="6010B862"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double" w:sz="6" w:space="0" w:color="000000"/>
              <w:right w:val="nil"/>
            </w:tcBorders>
            <w:shd w:val="clear" w:color="auto" w:fill="auto"/>
            <w:noWrap/>
            <w:vAlign w:val="center"/>
            <w:hideMark/>
          </w:tcPr>
          <w:p w14:paraId="0D22482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double" w:sz="6" w:space="0" w:color="000000"/>
              <w:right w:val="nil"/>
            </w:tcBorders>
            <w:shd w:val="clear" w:color="auto" w:fill="auto"/>
            <w:noWrap/>
            <w:vAlign w:val="center"/>
            <w:hideMark/>
          </w:tcPr>
          <w:p w14:paraId="7737B518"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F2B5640"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double" w:sz="6" w:space="0" w:color="000000"/>
              <w:right w:val="nil"/>
            </w:tcBorders>
            <w:shd w:val="clear" w:color="auto" w:fill="auto"/>
            <w:noWrap/>
            <w:vAlign w:val="center"/>
            <w:hideMark/>
          </w:tcPr>
          <w:p w14:paraId="2C98AAE5" w14:textId="77777777" w:rsidR="0024610B" w:rsidRPr="007053D8" w:rsidRDefault="0024610B" w:rsidP="00532284">
            <w:pPr>
              <w:spacing w:after="0" w:line="240" w:lineRule="auto"/>
              <w:ind w:left="0" w:firstLine="0"/>
              <w:jc w:val="center"/>
              <w:rPr>
                <w:sz w:val="22"/>
              </w:rPr>
            </w:pPr>
            <w:r w:rsidRPr="007053D8">
              <w:rPr>
                <w:sz w:val="22"/>
              </w:rPr>
              <w:t>63</w:t>
            </w:r>
          </w:p>
        </w:tc>
        <w:tc>
          <w:tcPr>
            <w:tcW w:w="1540" w:type="dxa"/>
            <w:vMerge w:val="restart"/>
            <w:tcBorders>
              <w:top w:val="nil"/>
              <w:left w:val="nil"/>
              <w:bottom w:val="double" w:sz="6" w:space="0" w:color="000000"/>
              <w:right w:val="nil"/>
            </w:tcBorders>
            <w:shd w:val="clear" w:color="auto" w:fill="auto"/>
            <w:noWrap/>
            <w:vAlign w:val="center"/>
            <w:hideMark/>
          </w:tcPr>
          <w:p w14:paraId="77E0DE44" w14:textId="77777777" w:rsidR="0024610B" w:rsidRPr="007053D8" w:rsidRDefault="0024610B" w:rsidP="00532284">
            <w:pPr>
              <w:spacing w:after="0" w:line="240" w:lineRule="auto"/>
              <w:ind w:left="0" w:firstLine="0"/>
              <w:jc w:val="center"/>
              <w:rPr>
                <w:sz w:val="22"/>
              </w:rPr>
            </w:pPr>
            <w:r w:rsidRPr="007053D8">
              <w:rPr>
                <w:sz w:val="22"/>
              </w:rPr>
              <w:t>155</w:t>
            </w:r>
          </w:p>
        </w:tc>
        <w:tc>
          <w:tcPr>
            <w:tcW w:w="1380" w:type="dxa"/>
            <w:vMerge w:val="restart"/>
            <w:tcBorders>
              <w:top w:val="nil"/>
              <w:left w:val="nil"/>
              <w:bottom w:val="double" w:sz="6" w:space="0" w:color="000000"/>
              <w:right w:val="nil"/>
            </w:tcBorders>
            <w:shd w:val="clear" w:color="auto" w:fill="auto"/>
            <w:noWrap/>
            <w:vAlign w:val="center"/>
            <w:hideMark/>
          </w:tcPr>
          <w:p w14:paraId="08BBD70F" w14:textId="77777777" w:rsidR="0024610B" w:rsidRPr="007053D8" w:rsidRDefault="0024610B" w:rsidP="00532284">
            <w:pPr>
              <w:spacing w:after="0" w:line="240" w:lineRule="auto"/>
              <w:ind w:left="0" w:firstLine="0"/>
              <w:jc w:val="center"/>
              <w:rPr>
                <w:sz w:val="22"/>
              </w:rPr>
            </w:pPr>
            <w:r w:rsidRPr="007053D8">
              <w:rPr>
                <w:sz w:val="22"/>
              </w:rPr>
              <w:t>4.01</w:t>
            </w:r>
          </w:p>
        </w:tc>
        <w:tc>
          <w:tcPr>
            <w:tcW w:w="1560" w:type="dxa"/>
            <w:tcBorders>
              <w:top w:val="nil"/>
              <w:left w:val="nil"/>
              <w:bottom w:val="nil"/>
              <w:right w:val="nil"/>
            </w:tcBorders>
            <w:shd w:val="clear" w:color="000000" w:fill="D9D9D9"/>
            <w:noWrap/>
            <w:vAlign w:val="center"/>
            <w:hideMark/>
          </w:tcPr>
          <w:p w14:paraId="293613C5"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1AA144A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7D4B86E" w14:textId="77777777" w:rsidR="0024610B" w:rsidRPr="007053D8" w:rsidRDefault="0024610B" w:rsidP="00532284">
            <w:pPr>
              <w:spacing w:after="0" w:line="240" w:lineRule="auto"/>
              <w:ind w:left="0" w:firstLine="0"/>
              <w:jc w:val="center"/>
              <w:rPr>
                <w:sz w:val="22"/>
              </w:rPr>
            </w:pPr>
            <w:r w:rsidRPr="007053D8">
              <w:rPr>
                <w:sz w:val="22"/>
              </w:rPr>
              <w:t>1.33</w:t>
            </w:r>
          </w:p>
        </w:tc>
        <w:tc>
          <w:tcPr>
            <w:tcW w:w="820" w:type="dxa"/>
            <w:tcBorders>
              <w:top w:val="nil"/>
              <w:left w:val="nil"/>
              <w:bottom w:val="nil"/>
              <w:right w:val="nil"/>
            </w:tcBorders>
            <w:shd w:val="clear" w:color="000000" w:fill="D9D9D9"/>
            <w:noWrap/>
            <w:vAlign w:val="center"/>
            <w:hideMark/>
          </w:tcPr>
          <w:p w14:paraId="76B4190B" w14:textId="77777777" w:rsidR="0024610B" w:rsidRPr="007053D8" w:rsidRDefault="0024610B" w:rsidP="00532284">
            <w:pPr>
              <w:spacing w:after="0" w:line="240" w:lineRule="auto"/>
              <w:ind w:left="0" w:firstLine="0"/>
              <w:jc w:val="center"/>
              <w:rPr>
                <w:sz w:val="22"/>
              </w:rPr>
            </w:pPr>
            <w:r w:rsidRPr="007053D8">
              <w:rPr>
                <w:sz w:val="22"/>
              </w:rPr>
              <w:t>0.77</w:t>
            </w:r>
          </w:p>
        </w:tc>
        <w:tc>
          <w:tcPr>
            <w:tcW w:w="820" w:type="dxa"/>
            <w:tcBorders>
              <w:top w:val="nil"/>
              <w:left w:val="nil"/>
              <w:bottom w:val="nil"/>
              <w:right w:val="nil"/>
            </w:tcBorders>
            <w:shd w:val="clear" w:color="000000" w:fill="D9D9D9"/>
            <w:noWrap/>
            <w:vAlign w:val="center"/>
            <w:hideMark/>
          </w:tcPr>
          <w:p w14:paraId="7631A6F7" w14:textId="77777777" w:rsidR="0024610B" w:rsidRPr="007053D8" w:rsidRDefault="0024610B" w:rsidP="00532284">
            <w:pPr>
              <w:spacing w:after="0" w:line="240" w:lineRule="auto"/>
              <w:ind w:left="0" w:firstLine="0"/>
              <w:jc w:val="center"/>
              <w:rPr>
                <w:sz w:val="22"/>
              </w:rPr>
            </w:pPr>
            <w:r w:rsidRPr="007053D8">
              <w:rPr>
                <w:sz w:val="22"/>
              </w:rPr>
              <w:t>2.28</w:t>
            </w:r>
          </w:p>
        </w:tc>
      </w:tr>
      <w:tr w:rsidR="0024610B" w:rsidRPr="007053D8" w14:paraId="029A6E73" w14:textId="77777777" w:rsidTr="00532284">
        <w:trPr>
          <w:trHeight w:val="360"/>
        </w:trPr>
        <w:tc>
          <w:tcPr>
            <w:tcW w:w="2409" w:type="dxa"/>
            <w:vMerge/>
            <w:tcBorders>
              <w:top w:val="nil"/>
              <w:left w:val="nil"/>
              <w:bottom w:val="double" w:sz="6" w:space="0" w:color="000000"/>
              <w:right w:val="nil"/>
            </w:tcBorders>
            <w:vAlign w:val="center"/>
            <w:hideMark/>
          </w:tcPr>
          <w:p w14:paraId="35E1606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double" w:sz="6" w:space="0" w:color="000000"/>
              <w:right w:val="nil"/>
            </w:tcBorders>
            <w:vAlign w:val="center"/>
            <w:hideMark/>
          </w:tcPr>
          <w:p w14:paraId="223B6E9D"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double" w:sz="6" w:space="0" w:color="000000"/>
              <w:right w:val="nil"/>
            </w:tcBorders>
            <w:vAlign w:val="center"/>
            <w:hideMark/>
          </w:tcPr>
          <w:p w14:paraId="5D0F3CCC"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double" w:sz="6" w:space="0" w:color="auto"/>
              <w:right w:val="single" w:sz="4" w:space="0" w:color="auto"/>
            </w:tcBorders>
            <w:shd w:val="clear" w:color="auto" w:fill="auto"/>
            <w:noWrap/>
            <w:vAlign w:val="center"/>
            <w:hideMark/>
          </w:tcPr>
          <w:p w14:paraId="2C9C4E0E"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double" w:sz="6" w:space="0" w:color="000000"/>
              <w:right w:val="nil"/>
            </w:tcBorders>
            <w:vAlign w:val="center"/>
            <w:hideMark/>
          </w:tcPr>
          <w:p w14:paraId="036B30CD"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double" w:sz="6" w:space="0" w:color="000000"/>
              <w:right w:val="nil"/>
            </w:tcBorders>
            <w:vAlign w:val="center"/>
            <w:hideMark/>
          </w:tcPr>
          <w:p w14:paraId="423BE7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double" w:sz="6" w:space="0" w:color="000000"/>
              <w:right w:val="nil"/>
            </w:tcBorders>
            <w:vAlign w:val="center"/>
            <w:hideMark/>
          </w:tcPr>
          <w:p w14:paraId="0F29972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double" w:sz="6" w:space="0" w:color="auto"/>
              <w:right w:val="nil"/>
            </w:tcBorders>
            <w:shd w:val="clear" w:color="auto" w:fill="auto"/>
            <w:noWrap/>
            <w:vAlign w:val="center"/>
            <w:hideMark/>
          </w:tcPr>
          <w:p w14:paraId="4998EEF0" w14:textId="77777777" w:rsidR="0024610B" w:rsidRPr="007053D8" w:rsidRDefault="0024610B" w:rsidP="00532284">
            <w:pPr>
              <w:spacing w:after="0" w:line="240" w:lineRule="auto"/>
              <w:ind w:left="0" w:firstLine="0"/>
              <w:jc w:val="center"/>
              <w:rPr>
                <w:sz w:val="22"/>
              </w:rPr>
            </w:pPr>
            <w:r w:rsidRPr="007053D8">
              <w:rPr>
                <w:sz w:val="22"/>
              </w:rPr>
              <w:t>1.17</w:t>
            </w:r>
          </w:p>
        </w:tc>
        <w:tc>
          <w:tcPr>
            <w:tcW w:w="1260" w:type="dxa"/>
            <w:tcBorders>
              <w:top w:val="nil"/>
              <w:left w:val="nil"/>
              <w:bottom w:val="double" w:sz="6" w:space="0" w:color="auto"/>
              <w:right w:val="single" w:sz="4" w:space="0" w:color="auto"/>
            </w:tcBorders>
            <w:shd w:val="clear" w:color="auto" w:fill="auto"/>
            <w:noWrap/>
            <w:vAlign w:val="center"/>
            <w:hideMark/>
          </w:tcPr>
          <w:p w14:paraId="0B134E60" w14:textId="77777777" w:rsidR="0024610B" w:rsidRPr="007053D8" w:rsidRDefault="0024610B" w:rsidP="00532284">
            <w:pPr>
              <w:spacing w:after="0" w:line="240" w:lineRule="auto"/>
              <w:ind w:left="0" w:firstLine="0"/>
              <w:jc w:val="center"/>
              <w:rPr>
                <w:sz w:val="22"/>
              </w:rPr>
            </w:pPr>
            <w:r w:rsidRPr="007053D8">
              <w:rPr>
                <w:sz w:val="22"/>
              </w:rPr>
              <w:t>0.28</w:t>
            </w:r>
          </w:p>
        </w:tc>
        <w:tc>
          <w:tcPr>
            <w:tcW w:w="700" w:type="dxa"/>
            <w:tcBorders>
              <w:top w:val="nil"/>
              <w:left w:val="nil"/>
              <w:bottom w:val="double" w:sz="6" w:space="0" w:color="auto"/>
              <w:right w:val="nil"/>
            </w:tcBorders>
            <w:shd w:val="clear" w:color="auto" w:fill="auto"/>
            <w:noWrap/>
            <w:vAlign w:val="center"/>
            <w:hideMark/>
          </w:tcPr>
          <w:p w14:paraId="7EB25C8A" w14:textId="77777777" w:rsidR="0024610B" w:rsidRPr="007053D8" w:rsidRDefault="0024610B" w:rsidP="00532284">
            <w:pPr>
              <w:spacing w:after="0" w:line="240" w:lineRule="auto"/>
              <w:ind w:left="0" w:firstLine="0"/>
              <w:jc w:val="center"/>
              <w:rPr>
                <w:sz w:val="22"/>
              </w:rPr>
            </w:pPr>
            <w:r w:rsidRPr="007053D8">
              <w:rPr>
                <w:sz w:val="22"/>
              </w:rPr>
              <w:t>1.30</w:t>
            </w:r>
          </w:p>
        </w:tc>
        <w:tc>
          <w:tcPr>
            <w:tcW w:w="820" w:type="dxa"/>
            <w:tcBorders>
              <w:top w:val="nil"/>
              <w:left w:val="nil"/>
              <w:bottom w:val="double" w:sz="6" w:space="0" w:color="auto"/>
              <w:right w:val="nil"/>
            </w:tcBorders>
            <w:shd w:val="clear" w:color="auto" w:fill="auto"/>
            <w:noWrap/>
            <w:vAlign w:val="center"/>
            <w:hideMark/>
          </w:tcPr>
          <w:p w14:paraId="1B9505A8" w14:textId="77777777" w:rsidR="0024610B" w:rsidRPr="007053D8" w:rsidRDefault="0024610B" w:rsidP="00532284">
            <w:pPr>
              <w:spacing w:after="0" w:line="240" w:lineRule="auto"/>
              <w:ind w:left="0" w:firstLine="0"/>
              <w:jc w:val="center"/>
              <w:rPr>
                <w:sz w:val="22"/>
              </w:rPr>
            </w:pPr>
            <w:r w:rsidRPr="007053D8">
              <w:rPr>
                <w:sz w:val="22"/>
              </w:rPr>
              <w:t>0.81</w:t>
            </w:r>
          </w:p>
        </w:tc>
        <w:tc>
          <w:tcPr>
            <w:tcW w:w="820" w:type="dxa"/>
            <w:tcBorders>
              <w:top w:val="nil"/>
              <w:left w:val="nil"/>
              <w:bottom w:val="double" w:sz="6" w:space="0" w:color="auto"/>
              <w:right w:val="nil"/>
            </w:tcBorders>
            <w:shd w:val="clear" w:color="auto" w:fill="auto"/>
            <w:noWrap/>
            <w:vAlign w:val="center"/>
            <w:hideMark/>
          </w:tcPr>
          <w:p w14:paraId="3F06CAAF" w14:textId="77777777" w:rsidR="0024610B" w:rsidRPr="007053D8" w:rsidRDefault="0024610B" w:rsidP="00532284">
            <w:pPr>
              <w:spacing w:after="0" w:line="240" w:lineRule="auto"/>
              <w:ind w:left="0" w:firstLine="0"/>
              <w:jc w:val="center"/>
              <w:rPr>
                <w:sz w:val="22"/>
              </w:rPr>
            </w:pPr>
            <w:r w:rsidRPr="007053D8">
              <w:rPr>
                <w:sz w:val="22"/>
              </w:rPr>
              <w:t>2.09</w:t>
            </w:r>
          </w:p>
        </w:tc>
      </w:tr>
      <w:tr w:rsidR="0024610B" w:rsidRPr="007053D8" w14:paraId="25A74FB0" w14:textId="77777777" w:rsidTr="00532284">
        <w:trPr>
          <w:trHeight w:val="315"/>
        </w:trPr>
        <w:tc>
          <w:tcPr>
            <w:tcW w:w="4496" w:type="dxa"/>
            <w:gridSpan w:val="2"/>
            <w:tcBorders>
              <w:top w:val="nil"/>
              <w:left w:val="nil"/>
              <w:bottom w:val="nil"/>
              <w:right w:val="nil"/>
            </w:tcBorders>
            <w:shd w:val="clear" w:color="000000" w:fill="D9D9D9"/>
            <w:noWrap/>
            <w:vAlign w:val="bottom"/>
            <w:hideMark/>
          </w:tcPr>
          <w:p w14:paraId="798BE134"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 p &lt; 0.05</w:t>
            </w:r>
          </w:p>
        </w:tc>
        <w:tc>
          <w:tcPr>
            <w:tcW w:w="2282" w:type="dxa"/>
            <w:tcBorders>
              <w:top w:val="nil"/>
              <w:left w:val="nil"/>
              <w:bottom w:val="nil"/>
              <w:right w:val="nil"/>
            </w:tcBorders>
            <w:shd w:val="clear" w:color="000000" w:fill="D9D9D9"/>
            <w:noWrap/>
            <w:vAlign w:val="bottom"/>
            <w:hideMark/>
          </w:tcPr>
          <w:p w14:paraId="064B8746" w14:textId="77777777" w:rsidR="0024610B" w:rsidRPr="007053D8" w:rsidRDefault="0024610B" w:rsidP="00532284">
            <w:pPr>
              <w:spacing w:after="0" w:line="240" w:lineRule="auto"/>
              <w:ind w:left="0" w:firstLine="0"/>
              <w:jc w:val="left"/>
              <w:rPr>
                <w:rFonts w:ascii="Calibri" w:hAnsi="Calibri" w:cs="Calibri"/>
                <w:sz w:val="22"/>
              </w:rPr>
            </w:pPr>
            <w:r w:rsidRPr="007053D8">
              <w:rPr>
                <w:rFonts w:ascii="Calibri" w:hAnsi="Calibri" w:cs="Calibri"/>
                <w:sz w:val="22"/>
              </w:rPr>
              <w:t> </w:t>
            </w:r>
          </w:p>
        </w:tc>
        <w:tc>
          <w:tcPr>
            <w:tcW w:w="5622" w:type="dxa"/>
            <w:gridSpan w:val="4"/>
            <w:tcBorders>
              <w:top w:val="nil"/>
              <w:left w:val="nil"/>
              <w:bottom w:val="nil"/>
              <w:right w:val="nil"/>
            </w:tcBorders>
            <w:shd w:val="clear" w:color="000000" w:fill="D9D9D9"/>
            <w:noWrap/>
            <w:vAlign w:val="bottom"/>
            <w:hideMark/>
          </w:tcPr>
          <w:p w14:paraId="1A914AE5" w14:textId="77777777" w:rsidR="0024610B" w:rsidRPr="007053D8" w:rsidRDefault="0024610B" w:rsidP="00532284">
            <w:pPr>
              <w:spacing w:after="0" w:line="240" w:lineRule="auto"/>
              <w:ind w:left="0" w:firstLine="0"/>
              <w:jc w:val="left"/>
              <w:rPr>
                <w:sz w:val="18"/>
                <w:szCs w:val="18"/>
              </w:rPr>
            </w:pPr>
            <w:r w:rsidRPr="007053D8">
              <w:rPr>
                <w:sz w:val="18"/>
                <w:szCs w:val="18"/>
              </w:rPr>
              <w:t xml:space="preserve">† </w:t>
            </w:r>
            <w:r w:rsidRPr="007053D8">
              <w:rPr>
                <w:i/>
                <w:iCs/>
                <w:sz w:val="18"/>
                <w:szCs w:val="18"/>
              </w:rPr>
              <w:t>Covariates included Sex, Cognitive Load, and ERQ reappraisal subscale</w:t>
            </w:r>
          </w:p>
        </w:tc>
        <w:tc>
          <w:tcPr>
            <w:tcW w:w="1560" w:type="dxa"/>
            <w:tcBorders>
              <w:top w:val="nil"/>
              <w:left w:val="nil"/>
              <w:bottom w:val="nil"/>
              <w:right w:val="nil"/>
            </w:tcBorders>
            <w:shd w:val="clear" w:color="000000" w:fill="D9D9D9"/>
            <w:noWrap/>
            <w:vAlign w:val="center"/>
            <w:hideMark/>
          </w:tcPr>
          <w:p w14:paraId="52F2EB16" w14:textId="77777777" w:rsidR="0024610B" w:rsidRPr="007053D8" w:rsidRDefault="0024610B" w:rsidP="00532284">
            <w:pPr>
              <w:spacing w:after="0" w:line="240" w:lineRule="auto"/>
              <w:ind w:left="0" w:firstLine="0"/>
              <w:jc w:val="center"/>
              <w:rPr>
                <w:rFonts w:ascii="Calibri" w:hAnsi="Calibri" w:cs="Calibri"/>
                <w:sz w:val="22"/>
              </w:rPr>
            </w:pPr>
            <w:r w:rsidRPr="007053D8">
              <w:rPr>
                <w:rFonts w:ascii="Calibri" w:hAnsi="Calibri" w:cs="Calibri"/>
                <w:sz w:val="22"/>
              </w:rPr>
              <w:t> </w:t>
            </w:r>
          </w:p>
        </w:tc>
        <w:tc>
          <w:tcPr>
            <w:tcW w:w="3600" w:type="dxa"/>
            <w:gridSpan w:val="4"/>
            <w:tcBorders>
              <w:top w:val="nil"/>
              <w:left w:val="nil"/>
              <w:bottom w:val="nil"/>
              <w:right w:val="nil"/>
            </w:tcBorders>
            <w:shd w:val="clear" w:color="000000" w:fill="D9D9D9"/>
            <w:noWrap/>
            <w:vAlign w:val="center"/>
            <w:hideMark/>
          </w:tcPr>
          <w:p w14:paraId="4C31982A"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Bounds represent 95% confidence intervals</w:t>
            </w:r>
          </w:p>
        </w:tc>
      </w:tr>
      <w:tr w:rsidR="0024610B" w:rsidRPr="007053D8" w14:paraId="4D631013" w14:textId="77777777" w:rsidTr="00532284">
        <w:trPr>
          <w:trHeight w:val="1485"/>
        </w:trPr>
        <w:tc>
          <w:tcPr>
            <w:tcW w:w="17560" w:type="dxa"/>
            <w:gridSpan w:val="12"/>
            <w:tcBorders>
              <w:top w:val="nil"/>
              <w:left w:val="nil"/>
              <w:bottom w:val="nil"/>
              <w:right w:val="nil"/>
            </w:tcBorders>
            <w:shd w:val="clear" w:color="auto" w:fill="auto"/>
            <w:hideMark/>
          </w:tcPr>
          <w:p w14:paraId="1EA8D0E8" w14:textId="4FF23922" w:rsidR="0024610B" w:rsidRPr="007053D8" w:rsidRDefault="0024610B" w:rsidP="00097D65">
            <w:pPr>
              <w:spacing w:after="0" w:line="240" w:lineRule="auto"/>
              <w:ind w:left="0" w:firstLine="0"/>
              <w:jc w:val="left"/>
              <w:rPr>
                <w:rFonts w:ascii="Calibri" w:hAnsi="Calibri" w:cs="Calibri"/>
                <w:b/>
                <w:bCs/>
                <w:sz w:val="22"/>
              </w:rPr>
            </w:pPr>
            <w:r w:rsidRPr="007053D8">
              <w:rPr>
                <w:rFonts w:ascii="Calibri" w:hAnsi="Calibri" w:cs="Calibri"/>
                <w:b/>
                <w:bCs/>
                <w:sz w:val="22"/>
              </w:rPr>
              <w:t>Table 1.</w:t>
            </w:r>
            <w:r w:rsidRPr="007053D8">
              <w:rPr>
                <w:rFonts w:ascii="Calibri" w:hAnsi="Calibri" w:cs="Calibri"/>
                <w:sz w:val="22"/>
              </w:rPr>
              <w:t xml:space="preserve"> </w:t>
            </w:r>
            <w:r w:rsidRPr="007053D8">
              <w:rPr>
                <w:rFonts w:ascii="Calibri" w:hAnsi="Calibri" w:cs="Calibri"/>
                <w:i/>
                <w:iCs/>
                <w:sz w:val="22"/>
              </w:rPr>
              <w:t xml:space="preserve">Results of Study 1 Exploratory Models - </w:t>
            </w:r>
            <w:r w:rsidRPr="007053D8">
              <w:rPr>
                <w:rFonts w:ascii="Calibri" w:hAnsi="Calibri" w:cs="Calibri"/>
                <w:sz w:val="22"/>
              </w:rPr>
              <w:t xml:space="preserve">Hierarchical binary logistic regression models were constructed to explore </w:t>
            </w:r>
            <w:ins w:id="277" w:author="Billy Mitchell" w:date="2023-11-07T13:07:00Z">
              <w:r w:rsidR="00097D65">
                <w:rPr>
                  <w:rFonts w:ascii="Calibri" w:hAnsi="Calibri" w:cs="Calibri"/>
                  <w:sz w:val="22"/>
                </w:rPr>
                <w:t xml:space="preserve">how </w:t>
              </w:r>
              <w:proofErr w:type="spellStart"/>
              <w:r w:rsidR="00097D65">
                <w:rPr>
                  <w:rFonts w:ascii="Calibri" w:hAnsi="Calibri" w:cs="Calibri"/>
                  <w:sz w:val="22"/>
                </w:rPr>
                <w:t>predictive</w:t>
              </w:r>
            </w:ins>
            <w:del w:id="278" w:author="Billy Mitchell" w:date="2023-11-07T13:07:00Z">
              <w:r w:rsidRPr="007053D8" w:rsidDel="00097D65">
                <w:rPr>
                  <w:rFonts w:ascii="Calibri" w:hAnsi="Calibri" w:cs="Calibri"/>
                  <w:sz w:val="22"/>
                </w:rPr>
                <w:delText xml:space="preserve">the predictive utility </w:delText>
              </w:r>
            </w:del>
            <w:r w:rsidRPr="007053D8">
              <w:rPr>
                <w:rFonts w:ascii="Calibri" w:hAnsi="Calibri" w:cs="Calibri"/>
                <w:sz w:val="22"/>
              </w:rPr>
              <w:t>affective</w:t>
            </w:r>
            <w:proofErr w:type="spellEnd"/>
            <w:r w:rsidRPr="007053D8">
              <w:rPr>
                <w:rFonts w:ascii="Calibri" w:hAnsi="Calibri" w:cs="Calibri"/>
                <w:sz w:val="22"/>
              </w:rPr>
              <w:t xml:space="preserve"> intensity </w:t>
            </w:r>
            <w:ins w:id="279" w:author="Billy Mitchell" w:date="2023-11-07T13:07:00Z">
              <w:r w:rsidR="00097D65">
                <w:rPr>
                  <w:rFonts w:ascii="Calibri" w:hAnsi="Calibri" w:cs="Calibri"/>
                  <w:sz w:val="22"/>
                </w:rPr>
                <w:t>is of</w:t>
              </w:r>
            </w:ins>
            <w:del w:id="280" w:author="Billy Mitchell" w:date="2023-11-07T13:07:00Z">
              <w:r w:rsidRPr="007053D8" w:rsidDel="00097D65">
                <w:rPr>
                  <w:rFonts w:ascii="Calibri" w:hAnsi="Calibri" w:cs="Calibri"/>
                  <w:sz w:val="22"/>
                </w:rPr>
                <w:delText>demonstrates upon</w:delText>
              </w:r>
            </w:del>
            <w:r w:rsidRPr="007053D8">
              <w:rPr>
                <w:rFonts w:ascii="Calibri" w:hAnsi="Calibri" w:cs="Calibri"/>
                <w:sz w:val="22"/>
              </w:rPr>
              <w:t xml:space="preserve"> strategy usage and compared against null models allowing each participants' intercept to vary randomly. The outcome variable used, data inclusion criteria, and variables included are listed under </w:t>
            </w:r>
            <w:proofErr w:type="spellStart"/>
            <w:r w:rsidRPr="007053D8">
              <w:rPr>
                <w:rFonts w:ascii="Calibri" w:hAnsi="Calibri" w:cs="Calibri"/>
                <w:sz w:val="22"/>
              </w:rPr>
              <w:t>thet</w:t>
            </w:r>
            <w:proofErr w:type="spellEnd"/>
            <w:r w:rsidRPr="007053D8">
              <w:rPr>
                <w:rFonts w:ascii="Calibri" w:hAnsi="Calibri" w:cs="Calibri"/>
                <w:sz w:val="22"/>
              </w:rPr>
              <w:t xml:space="preserve"> first four columns. Data size and model comparison results are listed under the subsequent five columns. The odds ratio of affective intensity within each model is listed in the latter three columns. Only a single model performed better than its null and found affective intensity to predict regulation strategy usage. </w:t>
            </w:r>
          </w:p>
        </w:tc>
      </w:tr>
    </w:tbl>
    <w:p w14:paraId="3CED1504" w14:textId="1995C80F" w:rsidR="0024610B" w:rsidRDefault="0024610B" w:rsidP="0024610B">
      <w:pPr>
        <w:spacing w:after="160" w:line="259" w:lineRule="auto"/>
        <w:ind w:left="0" w:firstLine="0"/>
        <w:jc w:val="left"/>
        <w:rPr>
          <w:b/>
          <w:szCs w:val="24"/>
        </w:rPr>
        <w:sectPr w:rsidR="0024610B" w:rsidSect="0024610B">
          <w:pgSz w:w="18720" w:h="12240" w:orient="landscape" w:code="1"/>
          <w:pgMar w:top="720" w:right="720" w:bottom="720" w:left="720" w:header="763" w:footer="720" w:gutter="0"/>
          <w:cols w:space="720"/>
          <w:docGrid w:linePitch="326"/>
        </w:sectPr>
      </w:pPr>
    </w:p>
    <w:p w14:paraId="1E7E867A" w14:textId="599FEFF9" w:rsidR="00654027" w:rsidRDefault="00B720B2" w:rsidP="00EB6E76">
      <w:pPr>
        <w:spacing w:after="160" w:line="259" w:lineRule="auto"/>
        <w:ind w:left="0" w:firstLine="0"/>
        <w:rPr>
          <w:b/>
          <w:szCs w:val="24"/>
        </w:rPr>
      </w:pPr>
      <w:r w:rsidRPr="008C7178">
        <w:rPr>
          <w:b/>
          <w:szCs w:val="24"/>
        </w:rPr>
        <w:lastRenderedPageBreak/>
        <w:t xml:space="preserve">EXPERIMENT </w:t>
      </w:r>
      <w:r w:rsidR="00876B93">
        <w:rPr>
          <w:b/>
          <w:szCs w:val="24"/>
        </w:rPr>
        <w:t>2</w:t>
      </w:r>
      <w:r w:rsidRPr="008C7178">
        <w:rPr>
          <w:b/>
          <w:szCs w:val="24"/>
        </w:rPr>
        <w:t xml:space="preserve"> </w:t>
      </w:r>
      <w:r w:rsidR="00D03243">
        <w:rPr>
          <w:b/>
          <w:szCs w:val="24"/>
        </w:rPr>
        <w:t>METHODS</w:t>
      </w:r>
    </w:p>
    <w:p w14:paraId="2E7F39AA" w14:textId="5933A6F3" w:rsidR="00654027" w:rsidRDefault="004F39AA" w:rsidP="002C6E4D">
      <w:pPr>
        <w:spacing w:after="0" w:line="480" w:lineRule="auto"/>
        <w:ind w:left="0" w:firstLine="720"/>
        <w:rPr>
          <w:szCs w:val="24"/>
        </w:rPr>
      </w:pPr>
      <w:r>
        <w:rPr>
          <w:szCs w:val="24"/>
        </w:rPr>
        <w:t>Hypothesized models across</w:t>
      </w:r>
      <w:r w:rsidR="002C6E4D">
        <w:rPr>
          <w:szCs w:val="24"/>
        </w:rPr>
        <w:t xml:space="preserve"> </w:t>
      </w:r>
      <w:r>
        <w:rPr>
          <w:szCs w:val="24"/>
        </w:rPr>
        <w:t xml:space="preserve">a </w:t>
      </w:r>
      <w:r w:rsidR="002C6E4D">
        <w:rPr>
          <w:szCs w:val="24"/>
        </w:rPr>
        <w:t xml:space="preserve">pilot study and </w:t>
      </w:r>
      <w:r w:rsidR="00B720B2" w:rsidRPr="008C7178">
        <w:rPr>
          <w:szCs w:val="24"/>
        </w:rPr>
        <w:t>Experiment 1</w:t>
      </w:r>
      <w:r w:rsidR="002C6E4D">
        <w:rPr>
          <w:szCs w:val="24"/>
        </w:rPr>
        <w:t xml:space="preserve"> both</w:t>
      </w:r>
      <w:r w:rsidR="00500583">
        <w:rPr>
          <w:szCs w:val="24"/>
        </w:rPr>
        <w:t xml:space="preserve"> failed to find an association between affective intensity and </w:t>
      </w:r>
      <w:r w:rsidR="00B720B2" w:rsidRPr="008C7178">
        <w:rPr>
          <w:szCs w:val="24"/>
        </w:rPr>
        <w:t>strategy usage</w:t>
      </w:r>
      <w:r w:rsidR="00500583">
        <w:rPr>
          <w:szCs w:val="24"/>
        </w:rPr>
        <w:t xml:space="preserve"> in a complex, high-intensity, multimodal, environment</w:t>
      </w:r>
      <w:r w:rsidR="002C6E4D">
        <w:rPr>
          <w:szCs w:val="24"/>
        </w:rPr>
        <w:t xml:space="preserve"> using untrained, undirected participants</w:t>
      </w:r>
      <w:r w:rsidR="00500583">
        <w:rPr>
          <w:szCs w:val="24"/>
        </w:rPr>
        <w:t>, even when adjusting for noted moderators like cognitive load</w:t>
      </w:r>
      <w:r w:rsidR="00B720B2" w:rsidRPr="008C7178">
        <w:rPr>
          <w:szCs w:val="24"/>
        </w:rPr>
        <w:t>.</w:t>
      </w:r>
      <w:r>
        <w:rPr>
          <w:szCs w:val="24"/>
        </w:rPr>
        <w:t xml:space="preserve"> Exploratory models found that the relationship may appear, albeit weakly, when including positive and negative emotions, and that this lack of an effect may be due to distraction being less successful than hypothesized in this complex, high-intensity, multimodal experience.</w:t>
      </w:r>
      <w:r w:rsidR="00B720B2" w:rsidRPr="008C7178">
        <w:rPr>
          <w:szCs w:val="24"/>
        </w:rPr>
        <w:t xml:space="preserve"> </w:t>
      </w:r>
      <w:r>
        <w:rPr>
          <w:szCs w:val="24"/>
        </w:rPr>
        <w:t>W</w:t>
      </w:r>
      <w:r w:rsidR="002C6E4D">
        <w:rPr>
          <w:szCs w:val="24"/>
        </w:rPr>
        <w:t>e hypothesized that participants exposed to similar information outside of the complex, high-intensity, multimodal environment would likely still demonstrate emotion regulation choice patterns in line with the extant literature.</w:t>
      </w:r>
      <w:r w:rsidR="00804B41">
        <w:rPr>
          <w:szCs w:val="24"/>
        </w:rPr>
        <w:t xml:space="preserve"> We hypothesized th</w:t>
      </w:r>
      <w:r w:rsidR="002B4BE0">
        <w:rPr>
          <w:szCs w:val="24"/>
        </w:rPr>
        <w:t xml:space="preserve">at </w:t>
      </w:r>
      <w:r w:rsidR="00562C94">
        <w:rPr>
          <w:szCs w:val="24"/>
        </w:rPr>
        <w:t xml:space="preserve">generating a </w:t>
      </w:r>
      <w:r w:rsidR="002B4BE0">
        <w:rPr>
          <w:szCs w:val="24"/>
        </w:rPr>
        <w:t>decontextual</w:t>
      </w:r>
      <w:r w:rsidR="00562C94">
        <w:rPr>
          <w:szCs w:val="24"/>
        </w:rPr>
        <w:t xml:space="preserve">ized representation of the experience with only the </w:t>
      </w:r>
      <w:r w:rsidR="002B4BE0">
        <w:rPr>
          <w:szCs w:val="24"/>
        </w:rPr>
        <w:t>relevant information</w:t>
      </w:r>
      <w:r w:rsidR="00562C94">
        <w:rPr>
          <w:szCs w:val="24"/>
        </w:rPr>
        <w:t xml:space="preserve"> (i.e., description of event, emotions felt, intensity of emotions)</w:t>
      </w:r>
      <w:r w:rsidR="00D326AE">
        <w:rPr>
          <w:szCs w:val="24"/>
        </w:rPr>
        <w:t xml:space="preserve"> present</w:t>
      </w:r>
      <w:r w:rsidR="00496DF7">
        <w:rPr>
          <w:szCs w:val="24"/>
        </w:rPr>
        <w:t>, which is typical of much of the prior laboratory-based research,</w:t>
      </w:r>
      <w:r w:rsidR="002B4BE0">
        <w:rPr>
          <w:szCs w:val="24"/>
        </w:rPr>
        <w:t xml:space="preserve"> </w:t>
      </w:r>
      <w:r w:rsidR="00562C94">
        <w:rPr>
          <w:szCs w:val="24"/>
        </w:rPr>
        <w:t>w</w:t>
      </w:r>
      <w:r w:rsidR="002B4BE0">
        <w:rPr>
          <w:szCs w:val="24"/>
        </w:rPr>
        <w:t xml:space="preserve">ould </w:t>
      </w:r>
      <w:r w:rsidR="00562C94">
        <w:rPr>
          <w:szCs w:val="24"/>
        </w:rPr>
        <w:t>reproduce the</w:t>
      </w:r>
      <w:r w:rsidR="002B4BE0">
        <w:rPr>
          <w:szCs w:val="24"/>
        </w:rPr>
        <w:t xml:space="preserve"> positive association between the emotional intensity of an experience and the frequency of choosing disengagement over engagement regulation strategies. </w:t>
      </w:r>
      <w:r w:rsidR="002C6E4D">
        <w:rPr>
          <w:szCs w:val="24"/>
        </w:rPr>
        <w:t xml:space="preserve">Although using audiovisual recordings from the experience would have been ideal, we were unable to obtain permission to record such data during </w:t>
      </w:r>
      <w:r w:rsidR="00C21522">
        <w:rPr>
          <w:szCs w:val="24"/>
        </w:rPr>
        <w:t xml:space="preserve">the </w:t>
      </w:r>
      <w:r w:rsidR="002C6E4D">
        <w:rPr>
          <w:szCs w:val="24"/>
        </w:rPr>
        <w:t xml:space="preserve">previous studies. However, </w:t>
      </w:r>
      <w:proofErr w:type="gramStart"/>
      <w:r w:rsidR="00D326AE">
        <w:rPr>
          <w:szCs w:val="24"/>
        </w:rPr>
        <w:t>W</w:t>
      </w:r>
      <w:r w:rsidR="002C6E4D">
        <w:rPr>
          <w:szCs w:val="24"/>
        </w:rPr>
        <w:t>e</w:t>
      </w:r>
      <w:proofErr w:type="gramEnd"/>
      <w:r w:rsidR="002C6E4D">
        <w:rPr>
          <w:szCs w:val="24"/>
        </w:rPr>
        <w:t xml:space="preserve"> </w:t>
      </w:r>
      <w:r w:rsidR="00D326AE">
        <w:rPr>
          <w:szCs w:val="24"/>
        </w:rPr>
        <w:t>had</w:t>
      </w:r>
      <w:r w:rsidR="002C6E4D">
        <w:rPr>
          <w:szCs w:val="24"/>
        </w:rPr>
        <w:t xml:space="preserve"> access to the </w:t>
      </w:r>
      <w:r w:rsidR="00C21522">
        <w:rPr>
          <w:szCs w:val="24"/>
        </w:rPr>
        <w:t xml:space="preserve">experiential </w:t>
      </w:r>
      <w:r w:rsidR="002C6E4D">
        <w:rPr>
          <w:szCs w:val="24"/>
        </w:rPr>
        <w:t>information reported by participants who experienced these events</w:t>
      </w:r>
      <w:r w:rsidR="00804B41">
        <w:rPr>
          <w:szCs w:val="24"/>
        </w:rPr>
        <w:t xml:space="preserve"> (i.e., their text-formatted memories of the events)</w:t>
      </w:r>
      <w:r w:rsidR="002C6E4D">
        <w:rPr>
          <w:szCs w:val="24"/>
        </w:rPr>
        <w:t>.</w:t>
      </w:r>
      <w:r w:rsidR="00C21522">
        <w:rPr>
          <w:szCs w:val="24"/>
        </w:rPr>
        <w:t xml:space="preserve"> If </w:t>
      </w:r>
      <w:r w:rsidR="00804B41">
        <w:rPr>
          <w:szCs w:val="24"/>
        </w:rPr>
        <w:t xml:space="preserve">there is a difference between </w:t>
      </w:r>
      <w:r w:rsidR="00C21522">
        <w:rPr>
          <w:szCs w:val="24"/>
        </w:rPr>
        <w:t xml:space="preserve"> participants reviewing an event and participants experiencing an event </w:t>
      </w:r>
      <w:r w:rsidR="00804B41">
        <w:rPr>
          <w:szCs w:val="24"/>
        </w:rPr>
        <w:t xml:space="preserve"> on the association between affective intensity and regulation strategy choice</w:t>
      </w:r>
      <w:r w:rsidR="00C21522">
        <w:rPr>
          <w:szCs w:val="24"/>
        </w:rPr>
        <w:t>, it would further emphasize the complications that high-intensity, complex, multimodal contexts introduce to the emotion regulation space. I</w:t>
      </w:r>
      <w:r w:rsidR="002C6E4D">
        <w:rPr>
          <w:szCs w:val="24"/>
        </w:rPr>
        <w:t>n Experiment 2, a novel set of participants were presented with information about events reported by pilot participants</w:t>
      </w:r>
      <w:r w:rsidR="00804B41">
        <w:rPr>
          <w:szCs w:val="24"/>
        </w:rPr>
        <w:t xml:space="preserve"> (</w:t>
      </w:r>
      <w:r w:rsidR="00EC3FBC">
        <w:rPr>
          <w:szCs w:val="24"/>
        </w:rPr>
        <w:t>events available within OSF repository)</w:t>
      </w:r>
      <w:r w:rsidR="002C6E4D">
        <w:rPr>
          <w:szCs w:val="24"/>
        </w:rPr>
        <w:t xml:space="preserve"> and asked to choose a regulation </w:t>
      </w:r>
      <w:r w:rsidR="002C6E4D">
        <w:rPr>
          <w:szCs w:val="24"/>
        </w:rPr>
        <w:lastRenderedPageBreak/>
        <w:t xml:space="preserve">strategy to employ based upon the information provided.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5BFD6678" w:rsidR="0061398C" w:rsidRDefault="00B720B2" w:rsidP="000967D7">
      <w:pPr>
        <w:spacing w:after="0" w:line="480" w:lineRule="auto"/>
        <w:ind w:left="0" w:firstLine="720"/>
        <w:rPr>
          <w:szCs w:val="24"/>
        </w:rPr>
      </w:pPr>
      <w:r w:rsidRPr="008C7178">
        <w:rPr>
          <w:b/>
          <w:szCs w:val="24"/>
        </w:rPr>
        <w:t xml:space="preserve">PARTICIPANTS: </w:t>
      </w:r>
      <w:r w:rsidRPr="008C7178">
        <w:rPr>
          <w:szCs w:val="24"/>
        </w:rPr>
        <w:t>In July 2021, 170 participants (</w:t>
      </w:r>
      <w:r w:rsidRPr="008C7178">
        <w:rPr>
          <w:i/>
          <w:szCs w:val="24"/>
        </w:rPr>
        <w:t xml:space="preserve">x̄ </w:t>
      </w:r>
      <w:r w:rsidRPr="008C7178">
        <w:rPr>
          <w:i/>
          <w:szCs w:val="24"/>
          <w:vertAlign w:val="subscript"/>
        </w:rPr>
        <w:t>age</w:t>
      </w:r>
      <w:r w:rsidRPr="008C7178">
        <w:rPr>
          <w:szCs w:val="24"/>
        </w:rPr>
        <w:t xml:space="preserve"> = 34.34 </w:t>
      </w:r>
      <w:proofErr w:type="spellStart"/>
      <w:r w:rsidRPr="008C7178">
        <w:rPr>
          <w:szCs w:val="24"/>
        </w:rPr>
        <w:t>yrs</w:t>
      </w:r>
      <w:proofErr w:type="spellEnd"/>
      <w:r w:rsidRPr="008C7178">
        <w:rPr>
          <w:szCs w:val="24"/>
        </w:rPr>
        <w:t xml:space="preserve">, range = 18 -75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14.31 </w:t>
      </w:r>
      <w:proofErr w:type="spellStart"/>
      <w:r w:rsidRPr="008C7178">
        <w:rPr>
          <w:szCs w:val="24"/>
        </w:rPr>
        <w:t>yrs</w:t>
      </w:r>
      <w:proofErr w:type="spellEnd"/>
      <w:r w:rsidRPr="008C7178">
        <w:rPr>
          <w:szCs w:val="24"/>
        </w:rPr>
        <w:t>, 100 female, 2 non-binary) consented to an IRB-approved online study</w:t>
      </w:r>
      <w:r w:rsidR="00D91A6A">
        <w:rPr>
          <w:szCs w:val="24"/>
        </w:rPr>
        <w:t xml:space="preserve"> </w:t>
      </w:r>
      <w:r w:rsidRPr="008C7178">
        <w:rPr>
          <w:szCs w:val="24"/>
        </w:rPr>
        <w:t>described as measuring individual differences in choice predictions.</w:t>
      </w:r>
      <w:r w:rsidR="0061398C">
        <w:rPr>
          <w:szCs w:val="24"/>
        </w:rPr>
        <w:t xml:space="preserve"> </w:t>
      </w:r>
      <w:r w:rsidR="00D91A6A">
        <w:rPr>
          <w:szCs w:val="24"/>
        </w:rPr>
        <w:t xml:space="preserve">Participants completed the study on Qualtrics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 </w:t>
      </w:r>
      <w:r w:rsidR="0061398C">
        <w:rPr>
          <w:szCs w:val="24"/>
        </w:rPr>
        <w:t xml:space="preserve">The racial identity of participants </w:t>
      </w:r>
      <w:proofErr w:type="gramStart"/>
      <w:r w:rsidR="0061398C">
        <w:rPr>
          <w:szCs w:val="24"/>
        </w:rPr>
        <w:t>were</w:t>
      </w:r>
      <w:proofErr w:type="gramEnd"/>
      <w:r w:rsidR="0061398C">
        <w:rPr>
          <w:szCs w:val="24"/>
        </w:rPr>
        <w:t xml:space="preserve"> as follows: 13.6%</w:t>
      </w:r>
      <w:r w:rsidRPr="008C7178">
        <w:rPr>
          <w:szCs w:val="24"/>
        </w:rPr>
        <w:t xml:space="preserve"> </w:t>
      </w:r>
      <w:r w:rsidR="0061398C">
        <w:rPr>
          <w:szCs w:val="24"/>
        </w:rPr>
        <w:t xml:space="preserve">Asian, 06.8% Black, 04.3% Mixed, </w:t>
      </w:r>
      <w:r w:rsidR="00B56ED7">
        <w:rPr>
          <w:szCs w:val="24"/>
        </w:rPr>
        <w:t xml:space="preserve">03.7% Other, and </w:t>
      </w:r>
      <w:r w:rsidR="0061398C">
        <w:rPr>
          <w:szCs w:val="24"/>
        </w:rPr>
        <w:t>71.6% 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1080BA30" w:rsidR="00654027" w:rsidRDefault="00B720B2" w:rsidP="000967D7">
      <w:pPr>
        <w:spacing w:after="0" w:line="480" w:lineRule="auto"/>
        <w:ind w:left="0" w:firstLine="720"/>
        <w:rPr>
          <w:b/>
          <w:szCs w:val="24"/>
        </w:rPr>
      </w:pPr>
      <w:r w:rsidRPr="008C7178">
        <w:rPr>
          <w:szCs w:val="24"/>
        </w:rPr>
        <w:t xml:space="preserve">Sample size was determined </w:t>
      </w:r>
      <w:r w:rsidR="005E2671">
        <w:rPr>
          <w:szCs w:val="24"/>
        </w:rPr>
        <w:t>via a priori power analyses a</w:t>
      </w:r>
      <w:r w:rsidR="005E2671" w:rsidRPr="005E2671">
        <w:rPr>
          <w:szCs w:val="24"/>
        </w:rPr>
        <w:t>ssuming an attrition rate of 10%</w:t>
      </w:r>
      <w:r w:rsidR="005E2671">
        <w:rPr>
          <w:szCs w:val="24"/>
        </w:rPr>
        <w:t>,</w:t>
      </w:r>
      <w:r w:rsidR="005E2671" w:rsidRPr="005E2671">
        <w:rPr>
          <w:szCs w:val="24"/>
        </w:rPr>
        <w:t xml:space="preserve"> r</w:t>
      </w:r>
      <w:r w:rsidR="005E2671" w:rsidRPr="005E2671">
        <w:rPr>
          <w:szCs w:val="24"/>
          <w:vertAlign w:val="superscript"/>
        </w:rPr>
        <w:t>2</w:t>
      </w:r>
      <w:r w:rsidR="005E2671" w:rsidRPr="005E2671">
        <w:rPr>
          <w:szCs w:val="24"/>
        </w:rPr>
        <w:t xml:space="preserve"> </w:t>
      </w:r>
      <w:r w:rsidR="005E2671">
        <w:rPr>
          <w:szCs w:val="24"/>
        </w:rPr>
        <w:t xml:space="preserve">≤ </w:t>
      </w:r>
      <w:r w:rsidR="005E2671" w:rsidRPr="005E2671">
        <w:rPr>
          <w:szCs w:val="24"/>
        </w:rPr>
        <w:t>0.10 for covariates</w:t>
      </w:r>
      <w:r w:rsidR="005E2671">
        <w:rPr>
          <w:szCs w:val="24"/>
        </w:rPr>
        <w:t>,</w:t>
      </w:r>
      <w:r w:rsidR="005E2671" w:rsidRPr="005E2671">
        <w:rPr>
          <w:szCs w:val="24"/>
        </w:rPr>
        <w:t xml:space="preserve"> and a small effect size (OR = 1.68), </w:t>
      </w:r>
      <w:r w:rsidR="005E2671">
        <w:rPr>
          <w:szCs w:val="24"/>
        </w:rPr>
        <w:t>which</w:t>
      </w:r>
      <w:r w:rsidR="005E2671" w:rsidRPr="005E2671">
        <w:rPr>
          <w:szCs w:val="24"/>
        </w:rPr>
        <w:t xml:space="preserve"> suggest</w:t>
      </w:r>
      <w:r w:rsidR="005E2671">
        <w:rPr>
          <w:szCs w:val="24"/>
        </w:rPr>
        <w:t>ed</w:t>
      </w:r>
      <w:r w:rsidR="005E2671" w:rsidRPr="005E2671">
        <w:rPr>
          <w:szCs w:val="24"/>
        </w:rPr>
        <w:t xml:space="preserve"> we must recruit at least 163 participants to achieve 1-β = 0.80 (α = 0.05, two-tailed)</w:t>
      </w:r>
      <w:r w:rsidR="005E2671">
        <w:rPr>
          <w:szCs w:val="24"/>
        </w:rPr>
        <w:t>; however, this approach had not taken into account the hierarchical nature of our observations and likely underestimates our true power</w:t>
      </w:r>
      <w:r w:rsidR="005E2671" w:rsidRPr="005E2671">
        <w:rPr>
          <w:szCs w:val="24"/>
        </w:rPr>
        <w:t>.</w:t>
      </w:r>
      <w:r w:rsidRPr="008C7178">
        <w:rPr>
          <w:szCs w:val="24"/>
        </w:rPr>
        <w:t xml:space="preserve"> Eighteen participants were excluded for failing attention checks (n = 7), failing to complete the study (n = 9), and scoring a Q </w:t>
      </w:r>
      <w:proofErr w:type="spellStart"/>
      <w:r w:rsidRPr="008C7178">
        <w:rPr>
          <w:szCs w:val="24"/>
        </w:rPr>
        <w:t>Recaptcha</w:t>
      </w:r>
      <w:proofErr w:type="spellEnd"/>
      <w:r w:rsidRPr="008C7178">
        <w:rPr>
          <w:szCs w:val="24"/>
        </w:rPr>
        <w:t xml:space="preserve"> Score lower than 0.7, indicating significant bot activity (n = 2). Participants were paid at a rate of $10.25/hr. </w:t>
      </w:r>
    </w:p>
    <w:p w14:paraId="1FAB05EF" w14:textId="75F0FCBC" w:rsidR="00EB6E76" w:rsidRPr="00EB6E76" w:rsidRDefault="00B720B2" w:rsidP="00EB6E76">
      <w:pPr>
        <w:spacing w:after="0" w:line="480" w:lineRule="auto"/>
        <w:ind w:left="0" w:firstLine="720"/>
        <w:rPr>
          <w:szCs w:val="24"/>
        </w:rPr>
      </w:pPr>
      <w:r w:rsidRPr="008C7178">
        <w:rPr>
          <w:b/>
          <w:szCs w:val="24"/>
        </w:rPr>
        <w:t>MATERIALS AND PROCEDURE:</w:t>
      </w:r>
      <w:r w:rsidR="005A7E5D">
        <w:rPr>
          <w:bCs/>
          <w:szCs w:val="24"/>
        </w:rPr>
        <w:t xml:space="preserve"> </w:t>
      </w:r>
      <w:r w:rsidRPr="008C7178">
        <w:rPr>
          <w:szCs w:val="24"/>
        </w:rPr>
        <w:t xml:space="preserve">Details from seventy-eight negatively-valenced </w:t>
      </w:r>
      <w:r w:rsidR="00245B8B">
        <w:rPr>
          <w:szCs w:val="24"/>
        </w:rPr>
        <w:t>pilot study</w:t>
      </w:r>
      <w:r w:rsidRPr="008C7178">
        <w:rPr>
          <w:szCs w:val="24"/>
        </w:rPr>
        <w:t xml:space="preserve"> events regulated through either reappraisal or distraction were presented to </w:t>
      </w:r>
      <w:r w:rsidR="00793BCC">
        <w:rPr>
          <w:szCs w:val="24"/>
        </w:rPr>
        <w:t>online participants</w:t>
      </w:r>
      <w:r w:rsidRPr="008C7178">
        <w:rPr>
          <w:szCs w:val="24"/>
        </w:rPr>
        <w:t xml:space="preserve">. Participants first read definitions of both reappraisal (thinking about the experience </w:t>
      </w:r>
      <w:r w:rsidRPr="008C7178">
        <w:rPr>
          <w:szCs w:val="24"/>
        </w:rPr>
        <w:lastRenderedPageBreak/>
        <w:t xml:space="preserve">in a way that reduces the intensity of the negative emotions) and distraction (looking or thinking about something else that is emotionally neutral) and reviewed examples of how both strategies might be employed. Participants performed a brief practice task </w:t>
      </w:r>
      <w:r w:rsidR="00793BCC">
        <w:rPr>
          <w:szCs w:val="24"/>
        </w:rPr>
        <w:t xml:space="preserve">which required successfully defining and applying both categories </w:t>
      </w:r>
      <w:r w:rsidRPr="008C7178">
        <w:rPr>
          <w:szCs w:val="24"/>
        </w:rPr>
        <w:t>before the primary task began</w:t>
      </w:r>
      <w:r w:rsidR="00EB0294">
        <w:rPr>
          <w:szCs w:val="24"/>
        </w:rPr>
        <w:t xml:space="preserve"> </w:t>
      </w:r>
      <w:r w:rsidR="00EB0294">
        <w:t xml:space="preserve"> (</w:t>
      </w:r>
      <w:r w:rsidR="00EB0294">
        <w:rPr>
          <w:b/>
          <w:bCs/>
        </w:rPr>
        <w:t>Fig. 4</w:t>
      </w:r>
      <w:r w:rsidR="00EB0294" w:rsidRPr="00EB0294">
        <w:t>)</w:t>
      </w:r>
      <w:r w:rsidRPr="008C7178">
        <w:rPr>
          <w:szCs w:val="24"/>
        </w:rPr>
        <w:t xml:space="preserve">. </w:t>
      </w:r>
      <w:r w:rsidR="00793BCC">
        <w:rPr>
          <w:szCs w:val="24"/>
        </w:rPr>
        <w:t xml:space="preserve">Participants were provided an opportunity to pause participation and contact research staff if they had questions about definitions or strategy application before proceeding. </w:t>
      </w:r>
      <w:r w:rsidRPr="008C7178">
        <w:rPr>
          <w:szCs w:val="24"/>
        </w:rPr>
        <w:t xml:space="preserve">All 78 events were randomized and serially presented. For each event, the emotions experienced, the intensity of each emotion, how the experiencer described the event, and definitions for both strategies were displayed. Participants were then asked to predict which strategy they would choose to reduce the emotional intensity of the situation. </w:t>
      </w:r>
      <w:r w:rsidR="00793BCC">
        <w:rPr>
          <w:szCs w:val="24"/>
        </w:rPr>
        <w:t xml:space="preserve">Participants were granted as much time as needed to complete the task. </w:t>
      </w:r>
      <w:r w:rsidRPr="008C7178">
        <w:rPr>
          <w:szCs w:val="24"/>
        </w:rPr>
        <w:t>Following the primary task, participants completed individual difference measures</w:t>
      </w:r>
      <w:r w:rsidR="00793BCC">
        <w:rPr>
          <w:szCs w:val="24"/>
        </w:rPr>
        <w:t xml:space="preserve">, including the Emotion </w:t>
      </w:r>
      <w:r w:rsidR="00801A78">
        <w:rPr>
          <w:noProof/>
          <w:szCs w:val="24"/>
        </w:rPr>
        <mc:AlternateContent>
          <mc:Choice Requires="wpg">
            <w:drawing>
              <wp:anchor distT="0" distB="0" distL="114300" distR="114300" simplePos="0" relativeHeight="251679744" behindDoc="0" locked="0" layoutInCell="1" allowOverlap="1" wp14:anchorId="3E00D8DE" wp14:editId="54BCA439">
                <wp:simplePos x="0" y="0"/>
                <wp:positionH relativeFrom="margin">
                  <wp:align>center</wp:align>
                </wp:positionH>
                <wp:positionV relativeFrom="paragraph">
                  <wp:posOffset>4225925</wp:posOffset>
                </wp:positionV>
                <wp:extent cx="6440170" cy="3999230"/>
                <wp:effectExtent l="0" t="0" r="0" b="1270"/>
                <wp:wrapTopAndBottom/>
                <wp:docPr id="2" name="Group 2"/>
                <wp:cNvGraphicFramePr/>
                <a:graphic xmlns:a="http://schemas.openxmlformats.org/drawingml/2006/main">
                  <a:graphicData uri="http://schemas.microsoft.com/office/word/2010/wordprocessingGroup">
                    <wpg:wgp>
                      <wpg:cNvGrpSpPr/>
                      <wpg:grpSpPr>
                        <a:xfrm>
                          <a:off x="0" y="0"/>
                          <a:ext cx="6440170" cy="3999230"/>
                          <a:chOff x="0" y="0"/>
                          <a:chExt cx="6440170" cy="3999737"/>
                        </a:xfrm>
                      </wpg:grpSpPr>
                      <wps:wsp>
                        <wps:cNvPr id="20" name="Text Box 2"/>
                        <wps:cNvSpPr txBox="1">
                          <a:spLocks noChangeArrowheads="1"/>
                        </wps:cNvSpPr>
                        <wps:spPr bwMode="auto">
                          <a:xfrm>
                            <a:off x="0" y="3285460"/>
                            <a:ext cx="6440170" cy="714277"/>
                          </a:xfrm>
                          <a:prstGeom prst="rect">
                            <a:avLst/>
                          </a:prstGeom>
                          <a:solidFill>
                            <a:srgbClr val="FFFFFF"/>
                          </a:solidFill>
                          <a:ln w="9525">
                            <a:noFill/>
                            <a:miter lim="800000"/>
                            <a:headEnd/>
                            <a:tailEnd/>
                          </a:ln>
                        </wps:spPr>
                        <wps:txbx>
                          <w:txbxContent>
                            <w:p w14:paraId="52D4E67A"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del w:id="281"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44549" y="0"/>
                            <a:ext cx="5943600" cy="3271520"/>
                          </a:xfrm>
                          <a:prstGeom prst="rect">
                            <a:avLst/>
                          </a:prstGeom>
                        </pic:spPr>
                      </pic:pic>
                    </wpg:wgp>
                  </a:graphicData>
                </a:graphic>
              </wp:anchor>
            </w:drawing>
          </mc:Choice>
          <mc:Fallback>
            <w:pict>
              <v:group w14:anchorId="3E00D8DE" id="Group 2" o:spid="_x0000_s1035" style="position:absolute;left:0;text-align:left;margin-left:0;margin-top:332.75pt;width:507.1pt;height:314.9pt;z-index:251679744;mso-position-horizontal:center;mso-position-horizontal-relative:margin" coordsize="64401,39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">
                <v:shape id="Text Box 2" o:spid="_x0000_s1036" type="#_x0000_t202" style="position:absolute;top:3285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2D4E67A"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del w:id="52"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v:textbox>
                </v:shape>
                <v:shape id="Picture 1" o:spid="_x0000_s1037" type="#_x0000_t75" style="position:absolute;left:2445;width:59436;height:3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">
                  <v:imagedata r:id="rId21" o:title=""/>
                  <v:path arrowok="t"/>
                </v:shape>
                <w10:wrap type="topAndBottom" anchorx="margin"/>
              </v:group>
            </w:pict>
          </mc:Fallback>
        </mc:AlternateContent>
      </w:r>
      <w:del w:id="282" w:author="Billy Mitchell" w:date="2023-11-07T10:37:00Z">
        <w:r w:rsidR="00260459" w:rsidDel="00260459">
          <w:rPr>
            <w:noProof/>
            <w:szCs w:val="24"/>
          </w:rPr>
          <w:drawing>
            <wp:anchor distT="0" distB="0" distL="114300" distR="114300" simplePos="0" relativeHeight="251674624" behindDoc="0" locked="0" layoutInCell="1" allowOverlap="1" wp14:anchorId="1723F873" wp14:editId="2974318F">
              <wp:simplePos x="0" y="0"/>
              <wp:positionH relativeFrom="column">
                <wp:posOffset>-3648</wp:posOffset>
              </wp:positionH>
              <wp:positionV relativeFrom="paragraph">
                <wp:posOffset>4167963</wp:posOffset>
              </wp:positionV>
              <wp:extent cx="5942924" cy="3265357"/>
              <wp:effectExtent l="0" t="0" r="1270" b="0"/>
              <wp:wrapTopAndBottom/>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22"/>
                      <a:stretch>
                        <a:fillRect/>
                      </a:stretch>
                    </pic:blipFill>
                    <pic:spPr>
                      <a:xfrm>
                        <a:off x="0" y="0"/>
                        <a:ext cx="5942924" cy="3265357"/>
                      </a:xfrm>
                      <a:prstGeom prst="rect">
                        <a:avLst/>
                      </a:prstGeom>
                    </pic:spPr>
                  </pic:pic>
                </a:graphicData>
              </a:graphic>
            </wp:anchor>
          </w:drawing>
        </w:r>
      </w:del>
      <w:r w:rsidR="00793BCC">
        <w:rPr>
          <w:szCs w:val="24"/>
        </w:rPr>
        <w:t xml:space="preserve">Regulation Questionnaire, the Difficulties with Emotion Regulation Survey, and the Intolerance </w:t>
      </w:r>
      <w:r w:rsidR="00793BCC">
        <w:rPr>
          <w:szCs w:val="24"/>
        </w:rPr>
        <w:lastRenderedPageBreak/>
        <w:t>of Uncertainty Scale</w:t>
      </w:r>
      <w:r w:rsidRPr="008C7178">
        <w:rPr>
          <w:szCs w:val="24"/>
        </w:rPr>
        <w:t>.</w:t>
      </w:r>
      <w:r w:rsidR="00793BCC">
        <w:rPr>
          <w:szCs w:val="24"/>
        </w:rPr>
        <w:t xml:space="preserve"> </w:t>
      </w:r>
      <w:r w:rsidR="007C22D9">
        <w:rPr>
          <w:szCs w:val="24"/>
        </w:rPr>
        <w:t xml:space="preserve"> </w:t>
      </w:r>
      <w:r w:rsidR="009F52D2">
        <w:rPr>
          <w:szCs w:val="24"/>
        </w:rPr>
        <w:t xml:space="preserve">Participants completed the study in 33.7 minutes on average (median = 31.5 minutes, </w:t>
      </w:r>
      <w:proofErr w:type="spellStart"/>
      <w:r w:rsidR="009F52D2">
        <w:rPr>
          <w:szCs w:val="24"/>
        </w:rPr>
        <w:t>sd</w:t>
      </w:r>
      <w:proofErr w:type="spellEnd"/>
      <w:r w:rsidR="009F52D2">
        <w:rPr>
          <w:szCs w:val="24"/>
        </w:rPr>
        <w:t xml:space="preserve"> = 14.2 minutes, range = 10.9 – 88.4 minutes</w:t>
      </w:r>
      <w:r w:rsidR="00001A61">
        <w:rPr>
          <w:szCs w:val="24"/>
        </w:rPr>
        <w:t>)</w:t>
      </w:r>
      <w:r w:rsidR="009F52D2">
        <w:rPr>
          <w:szCs w:val="24"/>
        </w:rPr>
        <w:t xml:space="preserve">. </w:t>
      </w:r>
    </w:p>
    <w:p w14:paraId="115856EB" w14:textId="11A3CBA1" w:rsidR="00654027" w:rsidRDefault="0099482C" w:rsidP="000967D7">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 xml:space="preserve">whether the affective intensity experiencers reported influenced the strategies forecasters chose, </w:t>
      </w:r>
      <w:r w:rsidRPr="008C7178">
        <w:rPr>
          <w:szCs w:val="24"/>
        </w:rPr>
        <w:t>we again specified mixed effect binary logistic regressions accounting for the random effect of participant</w:t>
      </w:r>
      <w:r>
        <w:rPr>
          <w:szCs w:val="24"/>
        </w:rPr>
        <w:t xml:space="preserve"> (both forecaster and experiencer)</w:t>
      </w:r>
      <w:r w:rsidRPr="008C7178">
        <w:rPr>
          <w:szCs w:val="24"/>
        </w:rPr>
        <w:t xml:space="preserve"> using the “lme4” package </w:t>
      </w:r>
      <w:r w:rsidR="0047236C">
        <w:rPr>
          <w:szCs w:val="24"/>
        </w:rPr>
        <w:fldChar w:fldCharType="begin"/>
      </w:r>
      <w:r w:rsidR="007B47B5">
        <w:rPr>
          <w:szCs w:val="24"/>
        </w:rPr>
        <w:instrText xml:space="preserve"> ADDIN ZOTERO_ITEM CSL_CITATION {"citationID":"ZvSvGNIu","properties":{"formattedCitation":"(Bates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Pr="008C7178">
        <w:rPr>
          <w:szCs w:val="24"/>
        </w:rPr>
        <w:t xml:space="preserve"> in R </w:t>
      </w:r>
      <w:r w:rsidR="0047236C">
        <w:rPr>
          <w:szCs w:val="24"/>
        </w:rPr>
        <w:fldChar w:fldCharType="begin"/>
      </w:r>
      <w:r w:rsidR="007B47B5">
        <w:rPr>
          <w:szCs w:val="24"/>
        </w:rPr>
        <w:instrText xml:space="preserve"> ADDIN ZOTERO_ITEM CSL_CITATION {"citationID":"512dpecX","properties":{"formattedCitation":"(R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 xml:space="preserve">Fixed effects models were built from </w:t>
      </w:r>
      <w:r w:rsidR="00D84F4E">
        <w:rPr>
          <w:szCs w:val="24"/>
        </w:rPr>
        <w:t xml:space="preserve">and compared to our </w:t>
      </w:r>
      <w:r w:rsidRPr="008C7178">
        <w:rPr>
          <w:szCs w:val="24"/>
        </w:rPr>
        <w:t>null model (ICC = 0.14).</w:t>
      </w:r>
      <w:r w:rsidR="00FB528A">
        <w:rPr>
          <w:szCs w:val="24"/>
        </w:rPr>
        <w:t xml:space="preserve"> All data and scripts used to produce this analysis are publicly available at OSF (</w:t>
      </w:r>
      <w:r w:rsidR="00FB528A">
        <w:rPr>
          <w:i/>
          <w:iCs/>
          <w:szCs w:val="24"/>
        </w:rPr>
        <w:t xml:space="preserve">See </w:t>
      </w:r>
      <w:r w:rsidR="00FB528A" w:rsidRPr="00245B8B">
        <w:rPr>
          <w:b/>
          <w:bCs/>
          <w:szCs w:val="24"/>
        </w:rPr>
        <w:t>Open Practices</w:t>
      </w:r>
      <w:r w:rsidR="00FB528A">
        <w:rPr>
          <w:szCs w:val="24"/>
        </w:rPr>
        <w:t>).</w:t>
      </w:r>
      <w:r w:rsidRPr="008C7178">
        <w:rPr>
          <w:szCs w:val="24"/>
        </w:rPr>
        <w:t xml:space="preserve"> </w:t>
      </w:r>
      <w:r w:rsidR="00FB528A">
        <w:rPr>
          <w:szCs w:val="24"/>
        </w:rPr>
        <w:t xml:space="preserve">The design and hypotheses of </w:t>
      </w:r>
      <w:r w:rsidR="00B720B2" w:rsidRPr="008C7178">
        <w:rPr>
          <w:szCs w:val="24"/>
        </w:rPr>
        <w:t xml:space="preserve">Study </w:t>
      </w:r>
      <w:r w:rsidR="005E2671">
        <w:rPr>
          <w:szCs w:val="24"/>
        </w:rPr>
        <w:t>2</w:t>
      </w:r>
      <w:r w:rsidR="00B720B2" w:rsidRPr="008C7178">
        <w:rPr>
          <w:szCs w:val="24"/>
        </w:rPr>
        <w:t xml:space="preserve"> w</w:t>
      </w:r>
      <w:r w:rsidR="00FB528A">
        <w:rPr>
          <w:szCs w:val="24"/>
        </w:rPr>
        <w:t>ere</w:t>
      </w:r>
      <w:r w:rsidR="00B720B2" w:rsidRPr="008C7178">
        <w:rPr>
          <w:szCs w:val="24"/>
        </w:rPr>
        <w:t xml:space="preserve"> preregistered with </w:t>
      </w:r>
      <w:proofErr w:type="spellStart"/>
      <w:r w:rsidR="00B720B2" w:rsidRPr="008C7178">
        <w:rPr>
          <w:szCs w:val="24"/>
        </w:rPr>
        <w:t>AsPredicted</w:t>
      </w:r>
      <w:proofErr w:type="spellEnd"/>
      <w:r>
        <w:rPr>
          <w:szCs w:val="24"/>
        </w:rPr>
        <w:t xml:space="preserve"> (</w:t>
      </w:r>
      <w:hyperlink r:id="rId23" w:history="1">
        <w:r w:rsidR="00654027" w:rsidRPr="00E07126">
          <w:rPr>
            <w:rStyle w:val="Hyperlink"/>
            <w:szCs w:val="24"/>
          </w:rPr>
          <w:t>https://aspredicted.org/XXH_W1V</w:t>
        </w:r>
      </w:hyperlink>
      <w:r w:rsidR="00B720B2" w:rsidRPr="008C7178">
        <w:rPr>
          <w:szCs w:val="24"/>
        </w:rPr>
        <w:t>)</w:t>
      </w:r>
      <w:r w:rsidR="005E2671">
        <w:rPr>
          <w:szCs w:val="24"/>
        </w:rPr>
        <w:t xml:space="preserve">, though please note a discrepancy exists in the number of events used, as fewer met our outlined criteria than initially determined. </w:t>
      </w:r>
    </w:p>
    <w:p w14:paraId="7533E633" w14:textId="743E4335" w:rsidR="00654027" w:rsidRDefault="00876B93" w:rsidP="00182F3C">
      <w:pPr>
        <w:spacing w:after="160" w:line="259" w:lineRule="auto"/>
        <w:ind w:left="0" w:firstLine="0"/>
        <w:rPr>
          <w:b/>
          <w:szCs w:val="24"/>
        </w:rPr>
      </w:pPr>
      <w:r>
        <w:rPr>
          <w:b/>
          <w:szCs w:val="24"/>
        </w:rPr>
        <w:t xml:space="preserve">EXPERIMENT 2 </w:t>
      </w:r>
      <w:r w:rsidR="00B720B2" w:rsidRPr="008C7178">
        <w:rPr>
          <w:b/>
          <w:szCs w:val="24"/>
        </w:rPr>
        <w:t>RESULTS</w:t>
      </w:r>
    </w:p>
    <w:p w14:paraId="26CFD219" w14:textId="2D83A4BC" w:rsidR="005D3AA4" w:rsidRPr="005D3AA4" w:rsidRDefault="00D84F4E" w:rsidP="009F52D2">
      <w:pPr>
        <w:spacing w:after="0" w:line="480" w:lineRule="auto"/>
        <w:ind w:left="0" w:firstLine="720"/>
        <w:rPr>
          <w:bCs/>
          <w:szCs w:val="24"/>
        </w:rPr>
      </w:pPr>
      <w:r>
        <w:rPr>
          <w:b/>
          <w:szCs w:val="24"/>
        </w:rPr>
        <w:t xml:space="preserve">Differences in </w:t>
      </w:r>
      <w:r w:rsidR="005D3AA4">
        <w:rPr>
          <w:b/>
          <w:szCs w:val="24"/>
        </w:rPr>
        <w:t>Covariates</w:t>
      </w:r>
      <w:r>
        <w:rPr>
          <w:b/>
          <w:szCs w:val="24"/>
        </w:rPr>
        <w:t xml:space="preserve"> Across Samples</w:t>
      </w:r>
      <w:r w:rsidR="005D3AA4">
        <w:rPr>
          <w:b/>
          <w:szCs w:val="24"/>
        </w:rPr>
        <w:t>.</w:t>
      </w:r>
      <w:r w:rsidR="005D3AA4">
        <w:rPr>
          <w:bCs/>
          <w:szCs w:val="24"/>
        </w:rPr>
        <w:t xml:space="preserve"> Our first analyses aimed to determine whether relevant trait differences existed between the online sample of participants and the participants who experienced the haunted house</w:t>
      </w:r>
      <w:r w:rsidR="00525080">
        <w:rPr>
          <w:bCs/>
          <w:szCs w:val="24"/>
        </w:rPr>
        <w:t xml:space="preserve">. If such differences exist, they would limit our ability to associate differences in regulatory choice or usage to differences in presentation and context. Both pilot and experiment 2 participants completed the ERQ and IUS. If differences exist in ERQ scores, </w:t>
      </w:r>
      <w:r w:rsidR="00A62570">
        <w:rPr>
          <w:bCs/>
          <w:szCs w:val="24"/>
        </w:rPr>
        <w:t>the</w:t>
      </w:r>
      <w:r w:rsidR="00525080">
        <w:rPr>
          <w:bCs/>
          <w:szCs w:val="24"/>
        </w:rPr>
        <w:t xml:space="preserve"> groups</w:t>
      </w:r>
      <w:r w:rsidR="00A62570">
        <w:rPr>
          <w:bCs/>
          <w:szCs w:val="24"/>
        </w:rPr>
        <w:t xml:space="preserve"> may</w:t>
      </w:r>
      <w:r w:rsidR="00525080">
        <w:rPr>
          <w:bCs/>
          <w:szCs w:val="24"/>
        </w:rPr>
        <w:t xml:space="preserve"> differ in their underlying propensity to choose specific strategies. Using </w:t>
      </w:r>
      <w:proofErr w:type="gramStart"/>
      <w:r w:rsidR="00525080">
        <w:rPr>
          <w:bCs/>
          <w:szCs w:val="24"/>
        </w:rPr>
        <w:t>a Welch’s</w:t>
      </w:r>
      <w:proofErr w:type="gramEnd"/>
      <w:r w:rsidR="00525080">
        <w:rPr>
          <w:bCs/>
          <w:szCs w:val="24"/>
        </w:rPr>
        <w:t xml:space="preserve"> Two Sample T-Test, we did not find significant differences between the groups in their likelihood of </w:t>
      </w:r>
      <w:r w:rsidR="00A62570">
        <w:rPr>
          <w:bCs/>
          <w:szCs w:val="24"/>
        </w:rPr>
        <w:t xml:space="preserve">using reappraisal </w:t>
      </w:r>
      <w:r w:rsidR="00A62570" w:rsidRPr="00A62570">
        <w:rPr>
          <w:bCs/>
          <w:szCs w:val="24"/>
        </w:rPr>
        <w:t>(</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29.9 x</w:t>
      </w:r>
      <w:r w:rsidR="00A62570" w:rsidRPr="00A62570">
        <w:rPr>
          <w:bCs/>
          <w:szCs w:val="24"/>
          <w:vertAlign w:val="subscript"/>
        </w:rPr>
        <w:t>exp2</w:t>
      </w:r>
      <w:r w:rsidR="00A62570" w:rsidRPr="00A62570">
        <w:rPr>
          <w:bCs/>
          <w:szCs w:val="24"/>
        </w:rPr>
        <w:t>= 31.0, 95% CI = [-3.22, 1.03]</w:t>
      </w:r>
      <w:r w:rsidR="00A62570">
        <w:rPr>
          <w:bCs/>
          <w:szCs w:val="24"/>
        </w:rPr>
        <w:t>,</w:t>
      </w:r>
      <w:r w:rsidR="00A62570" w:rsidRPr="00A62570">
        <w:rPr>
          <w:bCs/>
          <w:szCs w:val="24"/>
        </w:rPr>
        <w:t xml:space="preserve"> </w:t>
      </w:r>
      <w:r w:rsidR="00A62570" w:rsidRPr="00A62570">
        <w:rPr>
          <w:bCs/>
          <w:i/>
          <w:iCs/>
          <w:szCs w:val="24"/>
        </w:rPr>
        <w:t>t</w:t>
      </w:r>
      <w:r w:rsidR="00A62570" w:rsidRPr="00A62570">
        <w:rPr>
          <w:bCs/>
          <w:szCs w:val="24"/>
        </w:rPr>
        <w:t>(45) = -1, p = 0.3)</w:t>
      </w:r>
      <w:r w:rsidR="00A62570">
        <w:rPr>
          <w:bCs/>
          <w:szCs w:val="24"/>
        </w:rPr>
        <w:t xml:space="preserve"> according to the ERQ reappraisal subscale.</w:t>
      </w:r>
      <w:r w:rsidR="00A62570" w:rsidRPr="00A62570">
        <w:rPr>
          <w:bCs/>
          <w:szCs w:val="24"/>
        </w:rPr>
        <w:t xml:space="preserve"> However, significant differences were observed between the two groups for the expressive suppression ERQ subscale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12.5, x</w:t>
      </w:r>
      <w:r w:rsidR="00A62570" w:rsidRPr="00A62570">
        <w:rPr>
          <w:bCs/>
          <w:szCs w:val="24"/>
          <w:vertAlign w:val="subscript"/>
        </w:rPr>
        <w:t>exp2</w:t>
      </w:r>
      <w:r w:rsidR="00A62570" w:rsidRPr="00A62570">
        <w:rPr>
          <w:bCs/>
          <w:szCs w:val="24"/>
        </w:rPr>
        <w:t xml:space="preserve"> = 15.7, t(48) = -3, p &lt; 0.001).</w:t>
      </w:r>
      <w:r w:rsidR="00A62570">
        <w:rPr>
          <w:bCs/>
          <w:szCs w:val="24"/>
        </w:rPr>
        <w:t xml:space="preserve"> The relevancy of the suppression subscale is unclear in this context, as suppression is not directly tested and neither subscale proved to be predictive of strategy usage </w:t>
      </w:r>
      <w:r w:rsidR="00A62570">
        <w:rPr>
          <w:bCs/>
          <w:szCs w:val="24"/>
        </w:rPr>
        <w:lastRenderedPageBreak/>
        <w:t>during our pilot</w:t>
      </w:r>
      <w:r w:rsidR="0020098B">
        <w:rPr>
          <w:bCs/>
          <w:szCs w:val="24"/>
        </w:rPr>
        <w:t>. Furthermore, a</w:t>
      </w:r>
      <w:r w:rsidR="0020098B" w:rsidRPr="00BA2525">
        <w:rPr>
          <w:bCs/>
          <w:szCs w:val="24"/>
        </w:rPr>
        <w:t xml:space="preserve"> </w:t>
      </w:r>
      <w:r w:rsidR="0020098B">
        <w:rPr>
          <w:bCs/>
          <w:szCs w:val="24"/>
        </w:rPr>
        <w:t xml:space="preserve">bivariate </w:t>
      </w:r>
      <w:r w:rsidR="0020098B" w:rsidRPr="00BA2525">
        <w:rPr>
          <w:bCs/>
          <w:szCs w:val="24"/>
        </w:rPr>
        <w:t>linear model found th</w:t>
      </w:r>
      <w:r w:rsidR="0020098B">
        <w:rPr>
          <w:bCs/>
          <w:szCs w:val="24"/>
        </w:rPr>
        <w:t>at neither the</w:t>
      </w:r>
      <w:r w:rsidR="0020098B" w:rsidRPr="00BA2525">
        <w:rPr>
          <w:bCs/>
          <w:szCs w:val="24"/>
        </w:rPr>
        <w:t xml:space="preserve"> ERQ reappraisal subscale</w:t>
      </w:r>
      <w:r w:rsidR="0020098B">
        <w:rPr>
          <w:bCs/>
          <w:szCs w:val="24"/>
        </w:rPr>
        <w:t xml:space="preserve"> </w:t>
      </w:r>
      <w:r w:rsidR="0020098B" w:rsidRPr="00BA2525">
        <w:rPr>
          <w:bCs/>
          <w:szCs w:val="24"/>
        </w:rPr>
        <w:t>(b = -0.001, se = 0.002, t(150) = -0.56, p = 0.58)</w:t>
      </w:r>
      <w:r w:rsidR="0020098B">
        <w:rPr>
          <w:bCs/>
          <w:szCs w:val="24"/>
        </w:rPr>
        <w:t xml:space="preserve"> nor the suppression subscale</w:t>
      </w:r>
      <w:r w:rsidR="0020098B" w:rsidRPr="00BA2525">
        <w:rPr>
          <w:bCs/>
          <w:szCs w:val="24"/>
        </w:rPr>
        <w:t xml:space="preserve"> (b = 0.0</w:t>
      </w:r>
      <w:r w:rsidR="0020098B">
        <w:rPr>
          <w:bCs/>
          <w:szCs w:val="24"/>
        </w:rPr>
        <w:t>02</w:t>
      </w:r>
      <w:r w:rsidR="0020098B" w:rsidRPr="00BA2525">
        <w:rPr>
          <w:bCs/>
          <w:szCs w:val="24"/>
        </w:rPr>
        <w:t xml:space="preserve">, se = 0.002, t(150) = </w:t>
      </w:r>
      <w:r w:rsidR="0020098B">
        <w:rPr>
          <w:bCs/>
          <w:szCs w:val="24"/>
        </w:rPr>
        <w:t>0.93</w:t>
      </w:r>
      <w:r w:rsidR="0020098B" w:rsidRPr="00BA2525">
        <w:rPr>
          <w:bCs/>
          <w:szCs w:val="24"/>
        </w:rPr>
        <w:t>, p = 0.</w:t>
      </w:r>
      <w:r w:rsidR="0020098B">
        <w:rPr>
          <w:bCs/>
          <w:szCs w:val="24"/>
        </w:rPr>
        <w:t>35</w:t>
      </w:r>
      <w:r w:rsidR="0020098B" w:rsidRPr="00BA2525">
        <w:rPr>
          <w:bCs/>
          <w:szCs w:val="24"/>
        </w:rPr>
        <w:t>) predict</w:t>
      </w:r>
      <w:r w:rsidR="0020098B">
        <w:rPr>
          <w:bCs/>
          <w:szCs w:val="24"/>
        </w:rPr>
        <w:t>ed</w:t>
      </w:r>
      <w:r w:rsidR="0020098B" w:rsidRPr="00BA2525">
        <w:rPr>
          <w:bCs/>
          <w:szCs w:val="24"/>
        </w:rPr>
        <w:t xml:space="preserve"> the proportion of trials in which participants selected reappraisal rather than</w:t>
      </w:r>
      <w:r w:rsidR="0020098B">
        <w:rPr>
          <w:bCs/>
          <w:szCs w:val="24"/>
        </w:rPr>
        <w:t xml:space="preserve"> distraction in this study as well</w:t>
      </w:r>
      <w:r w:rsidR="00A62570">
        <w:rPr>
          <w:bCs/>
          <w:szCs w:val="24"/>
        </w:rPr>
        <w:t xml:space="preserve">. Additionally, if differences exist in IUS scores, the groups may differ in how they respond to ambiguity or uncertain situations. However, no differences were observed in </w:t>
      </w:r>
      <w:r w:rsidR="00A62570" w:rsidRPr="00A62570">
        <w:rPr>
          <w:bCs/>
          <w:szCs w:val="24"/>
        </w:rPr>
        <w:t>IUS scores</w:t>
      </w:r>
      <w:r w:rsidR="00A62570">
        <w:rPr>
          <w:bCs/>
          <w:szCs w:val="24"/>
        </w:rPr>
        <w:t xml:space="preserve"> across groups</w:t>
      </w:r>
      <w:r w:rsidR="00A62570" w:rsidRPr="00A62570">
        <w:rPr>
          <w:bCs/>
          <w:szCs w:val="24"/>
        </w:rPr>
        <w:t xml:space="preserv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33.6 x</w:t>
      </w:r>
      <w:r w:rsidR="00A62570" w:rsidRPr="00A62570">
        <w:rPr>
          <w:bCs/>
          <w:szCs w:val="24"/>
          <w:vertAlign w:val="subscript"/>
        </w:rPr>
        <w:t>exp2</w:t>
      </w:r>
      <w:r w:rsidR="00A62570" w:rsidRPr="00A62570">
        <w:rPr>
          <w:bCs/>
          <w:szCs w:val="24"/>
        </w:rPr>
        <w:t xml:space="preserve">= 34.3, 95% CI= [-7.07, 5.59], </w:t>
      </w:r>
      <w:r w:rsidR="00A62570" w:rsidRPr="00A62570">
        <w:rPr>
          <w:bCs/>
          <w:i/>
          <w:iCs/>
          <w:szCs w:val="24"/>
        </w:rPr>
        <w:t>t</w:t>
      </w:r>
      <w:r w:rsidR="00A62570" w:rsidRPr="00A62570">
        <w:rPr>
          <w:bCs/>
          <w:szCs w:val="24"/>
        </w:rPr>
        <w:t>(35) = -0.2, p = 0.8).</w:t>
      </w:r>
      <w:r w:rsidR="00A62570">
        <w:rPr>
          <w:bCs/>
          <w:szCs w:val="24"/>
        </w:rPr>
        <w:t xml:space="preserve"> </w:t>
      </w:r>
      <w:r>
        <w:rPr>
          <w:bCs/>
          <w:szCs w:val="24"/>
        </w:rPr>
        <w:t>Assessing differences in dif</w:t>
      </w:r>
      <w:r w:rsidR="00A62570">
        <w:rPr>
          <w:bCs/>
          <w:szCs w:val="24"/>
        </w:rPr>
        <w:t>ficulties in applying emotion regulation strategies</w:t>
      </w:r>
      <w:r>
        <w:rPr>
          <w:bCs/>
          <w:szCs w:val="24"/>
        </w:rPr>
        <w:t xml:space="preserve"> via</w:t>
      </w:r>
      <w:r w:rsidR="00A62570">
        <w:rPr>
          <w:bCs/>
          <w:szCs w:val="24"/>
        </w:rPr>
        <w:t xml:space="preserve"> DERS</w:t>
      </w:r>
      <w:r>
        <w:rPr>
          <w:bCs/>
          <w:szCs w:val="24"/>
        </w:rPr>
        <w:t xml:space="preserve"> subscales</w:t>
      </w:r>
      <w:r w:rsidR="00A62570">
        <w:rPr>
          <w:bCs/>
          <w:szCs w:val="24"/>
        </w:rPr>
        <w:t xml:space="preserve"> </w:t>
      </w:r>
      <w:r>
        <w:rPr>
          <w:bCs/>
          <w:szCs w:val="24"/>
        </w:rPr>
        <w:t xml:space="preserve">was not possible because it was not administered to pilot participants. </w:t>
      </w:r>
    </w:p>
    <w:p w14:paraId="7669DE8E" w14:textId="451C9E62" w:rsidR="00425004" w:rsidRDefault="00B720B2" w:rsidP="009F52D2">
      <w:pPr>
        <w:spacing w:after="0" w:line="480" w:lineRule="auto"/>
        <w:ind w:left="0" w:firstLine="720"/>
        <w:rPr>
          <w:szCs w:val="24"/>
        </w:rPr>
      </w:pPr>
      <w:r w:rsidRPr="008C7178">
        <w:rPr>
          <w:b/>
          <w:szCs w:val="24"/>
        </w:rPr>
        <w:t>Intensity predicts regulatory strategy choice</w:t>
      </w:r>
      <w:r w:rsidR="00D326AE">
        <w:rPr>
          <w:b/>
          <w:szCs w:val="24"/>
        </w:rPr>
        <w:t xml:space="preserve"> in a less</w:t>
      </w:r>
      <w:r w:rsidR="00F33AE2">
        <w:rPr>
          <w:b/>
          <w:szCs w:val="24"/>
        </w:rPr>
        <w:t xml:space="preserve"> stimulating context</w:t>
      </w:r>
      <w:r w:rsidR="009F52D2">
        <w:rPr>
          <w:b/>
          <w:szCs w:val="24"/>
        </w:rPr>
        <w:t>.</w:t>
      </w:r>
      <w:r w:rsidR="00D84F4E">
        <w:rPr>
          <w:bCs/>
          <w:szCs w:val="24"/>
        </w:rPr>
        <w:t xml:space="preserve"> Our first model, containing only the affective intensity of pilot participants as a predictor</w:t>
      </w:r>
      <w:r w:rsidRPr="008C7178">
        <w:rPr>
          <w:szCs w:val="24"/>
        </w:rPr>
        <w:t xml:space="preserve"> to predict </w:t>
      </w:r>
      <w:r w:rsidR="00D84F4E">
        <w:rPr>
          <w:szCs w:val="24"/>
        </w:rPr>
        <w:t xml:space="preserve">online participants’ </w:t>
      </w:r>
      <w:r w:rsidRPr="008C7178">
        <w:rPr>
          <w:szCs w:val="24"/>
        </w:rPr>
        <w:t>strategy choice</w:t>
      </w:r>
      <w:r w:rsidR="00D84F4E">
        <w:rPr>
          <w:szCs w:val="24"/>
        </w:rPr>
        <w:t>,</w:t>
      </w:r>
      <w:r w:rsidRPr="008C7178">
        <w:rPr>
          <w:szCs w:val="24"/>
        </w:rPr>
        <w:t xml:space="preserve"> </w:t>
      </w:r>
      <w:r w:rsidRPr="00245B8B">
        <w:rPr>
          <w:szCs w:val="24"/>
        </w:rPr>
        <w:t>performed better than our null model</w:t>
      </w:r>
      <w:r w:rsidR="00564115" w:rsidRPr="00245B8B">
        <w:rPr>
          <w:szCs w:val="24"/>
        </w:rPr>
        <w:t xml:space="preserve"> (χ</w:t>
      </w:r>
      <w:r w:rsidR="00564115" w:rsidRPr="00245B8B">
        <w:rPr>
          <w:szCs w:val="24"/>
          <w:vertAlign w:val="superscript"/>
        </w:rPr>
        <w:t xml:space="preserve">2 </w:t>
      </w:r>
      <w:r w:rsidR="00564115" w:rsidRPr="00245B8B">
        <w:rPr>
          <w:szCs w:val="24"/>
        </w:rPr>
        <w:t>= 8.39)</w:t>
      </w:r>
      <w:r w:rsidR="00D84F4E" w:rsidRPr="00245B8B">
        <w:rPr>
          <w:szCs w:val="24"/>
        </w:rPr>
        <w:t>, demonstrating a small positive effect</w:t>
      </w:r>
      <w:r w:rsidRPr="00245B8B">
        <w:rPr>
          <w:szCs w:val="24"/>
        </w:rPr>
        <w:t xml:space="preserve"> (</w:t>
      </w:r>
      <w:r w:rsidR="00564115" w:rsidRPr="00245B8B">
        <w:rPr>
          <w:szCs w:val="24"/>
        </w:rPr>
        <w:t>OR = 1.06, 95% CI = [1.02, 1.10]</w:t>
      </w:r>
      <w:r w:rsidR="00D84F4E" w:rsidRPr="00245B8B">
        <w:rPr>
          <w:szCs w:val="24"/>
        </w:rPr>
        <w:t xml:space="preserve">, </w:t>
      </w:r>
      <w:r w:rsidRPr="00245B8B">
        <w:rPr>
          <w:szCs w:val="24"/>
        </w:rPr>
        <w:t>p = 0.004)</w:t>
      </w:r>
      <w:r w:rsidR="00D84F4E">
        <w:rPr>
          <w:szCs w:val="24"/>
        </w:rPr>
        <w:t xml:space="preserve"> such that more intense events </w:t>
      </w:r>
      <w:r w:rsidR="00564115">
        <w:rPr>
          <w:szCs w:val="24"/>
        </w:rPr>
        <w:t>were associated with an increased</w:t>
      </w:r>
      <w:r w:rsidR="00D84F4E">
        <w:rPr>
          <w:szCs w:val="24"/>
        </w:rPr>
        <w:t xml:space="preserve"> probability that participants chose distraction to regulate them.</w:t>
      </w:r>
      <w:r w:rsidR="00564115">
        <w:rPr>
          <w:szCs w:val="24"/>
        </w:rPr>
        <w:t xml:space="preserve"> Additional models included age, gender, IUS score, the DERS limited access to strategies subscale, and a combination of all four as covariates. However, each model failed to outperform our initial model in chi square tests of the models (</w:t>
      </w:r>
      <w:r w:rsidR="00EC3FBC">
        <w:rPr>
          <w:szCs w:val="24"/>
        </w:rPr>
        <w:t xml:space="preserve">age: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0.84, p = 0.36;</w:t>
      </w:r>
      <w:r w:rsidR="00EC3FBC">
        <w:rPr>
          <w:szCs w:val="24"/>
        </w:rPr>
        <w:t xml:space="preserve"> gender:</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2.81, p = 0.25;</w:t>
      </w:r>
      <w:r w:rsidR="00EC3FBC">
        <w:rPr>
          <w:szCs w:val="24"/>
        </w:rPr>
        <w:t xml:space="preserve"> IUS: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0.89, p = 0.35;</w:t>
      </w:r>
      <w:r w:rsidR="00EC3FBC">
        <w:rPr>
          <w:szCs w:val="24"/>
        </w:rPr>
        <w:t xml:space="preserve"> DERS: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0.54, p = 0.46;</w:t>
      </w:r>
      <w:r w:rsidR="00EC3FBC">
        <w:rPr>
          <w:szCs w:val="24"/>
        </w:rPr>
        <w:t xml:space="preserve"> combo:</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0.52, p = 0.52; respectively)</w:t>
      </w:r>
      <w:r w:rsidRPr="008C7178">
        <w:rPr>
          <w:szCs w:val="24"/>
        </w:rPr>
        <w:t>.</w:t>
      </w:r>
    </w:p>
    <w:p w14:paraId="1500E9B8" w14:textId="1F3595F1" w:rsidR="00BA2525" w:rsidRDefault="00CE7A92" w:rsidP="009F52D2">
      <w:pPr>
        <w:spacing w:after="0" w:line="480" w:lineRule="auto"/>
        <w:ind w:left="0" w:firstLine="720"/>
        <w:rPr>
          <w:bCs/>
          <w:szCs w:val="24"/>
        </w:rPr>
      </w:pPr>
      <w:r>
        <w:rPr>
          <w:b/>
          <w:szCs w:val="24"/>
        </w:rPr>
        <w:t xml:space="preserve">Online participants matched pilot participants less than chance when selecting distraction. </w:t>
      </w:r>
      <w:r w:rsidR="00774C33" w:rsidRPr="00774C33">
        <w:t>In signal detection theory, d prime (d') is a measure of sensitivity that quantifies the ability to distinguish between signal and noise in a binary decision task</w:t>
      </w:r>
      <w:r w:rsidR="00774C33">
        <w:t>, and thus, can be used to determine whether congruency in strategy choice and usage between pilot and experiment 2 participants is greater than chance. d</w:t>
      </w:r>
      <w:r w:rsidR="00774C33" w:rsidRPr="00774C33">
        <w:t>'</w:t>
      </w:r>
      <w:r w:rsidR="00577985" w:rsidRPr="00577985">
        <w:t xml:space="preserve"> is calculated as the normalized value of the proportion of hits </w:t>
      </w:r>
      <w:r w:rsidR="00577985" w:rsidRPr="00577985">
        <w:lastRenderedPageBreak/>
        <w:t>(</w:t>
      </w:r>
      <w:r w:rsidR="00774C33">
        <w:t xml:space="preserve">i.e., </w:t>
      </w:r>
      <w:r w:rsidR="00577985" w:rsidRPr="00577985">
        <w:t xml:space="preserve">when </w:t>
      </w:r>
      <w:r w:rsidR="00774C33">
        <w:t xml:space="preserve">a </w:t>
      </w:r>
      <w:r w:rsidR="00577985">
        <w:t>strategy was used by a pilot participant</w:t>
      </w:r>
      <w:r w:rsidR="00577985" w:rsidRPr="00577985">
        <w:t xml:space="preserve"> and selected</w:t>
      </w:r>
      <w:r w:rsidR="00577985">
        <w:t xml:space="preserve"> by an experiment 2 participant</w:t>
      </w:r>
      <w:r w:rsidR="00577985" w:rsidRPr="00577985">
        <w:t>) minus the proportion of false alarms (</w:t>
      </w:r>
      <w:r w:rsidR="00774C33">
        <w:t xml:space="preserve">i.e., </w:t>
      </w:r>
      <w:r w:rsidR="00577985" w:rsidRPr="00577985">
        <w:t xml:space="preserve">when </w:t>
      </w:r>
      <w:r w:rsidR="00774C33">
        <w:t>a</w:t>
      </w:r>
      <w:r w:rsidR="00577985">
        <w:t xml:space="preserve"> strategy was not used by a pilot participant but was selected by an experiment 2 participant</w:t>
      </w:r>
      <w:r w:rsidR="00577985" w:rsidRPr="00577985">
        <w:t>).</w:t>
      </w:r>
      <w:r w:rsidR="00774C33">
        <w:t xml:space="preserve"> Importantly, d</w:t>
      </w:r>
      <w:r w:rsidR="00774C33" w:rsidRPr="00774C33">
        <w:t>'</w:t>
      </w:r>
      <w:r w:rsidR="00774C33">
        <w:t xml:space="preserve"> is robust to unequal prior probabilities in binary outcomes, as occurs in our strategy selection</w:t>
      </w:r>
      <w:r w:rsidR="00562C94">
        <w:t xml:space="preserve"> (73.1% of pilot observations used distraction)</w:t>
      </w:r>
      <w:r w:rsidR="00774C33">
        <w:t>, through the incorporation of a bias parameter. Using this approach</w:t>
      </w:r>
      <w:r>
        <w:t>, we found that experiment 2 participants matched pilot participants in their selection of reappraisal nearly at chance (</w:t>
      </w:r>
      <w:r w:rsidRPr="00774C33">
        <w:t>d'</w:t>
      </w:r>
      <w:r>
        <w:t xml:space="preserve"> = -0.08) but were below chance in matching distraction (</w:t>
      </w:r>
      <w:r w:rsidRPr="00774C33">
        <w:t>d'</w:t>
      </w:r>
      <w:r>
        <w:t xml:space="preserve"> = -0.41)</w:t>
      </w:r>
      <w:r w:rsidR="00EB0294">
        <w:t xml:space="preserve"> (</w:t>
      </w:r>
      <w:r w:rsidR="00EB0294">
        <w:rPr>
          <w:b/>
          <w:bCs/>
        </w:rPr>
        <w:t>Fig. 5</w:t>
      </w:r>
      <w:r w:rsidR="00EB0294" w:rsidRPr="00EB0294">
        <w:t>)</w:t>
      </w:r>
      <w:r>
        <w:t xml:space="preserve">. The difference in selection congruency between these strategies was significant as determined by a paired samples t-test </w:t>
      </w:r>
      <w:r w:rsidR="00577985" w:rsidRPr="00577985">
        <w:rPr>
          <w:bCs/>
          <w:szCs w:val="24"/>
        </w:rPr>
        <w:t xml:space="preserve"> (</w:t>
      </w:r>
      <w:proofErr w:type="spellStart"/>
      <w:r w:rsidR="00577985" w:rsidRPr="00577985">
        <w:rPr>
          <w:bCs/>
          <w:szCs w:val="24"/>
        </w:rPr>
        <w:t>x</w:t>
      </w:r>
      <w:r w:rsidRPr="00CE7A92">
        <w:rPr>
          <w:bCs/>
          <w:szCs w:val="24"/>
          <w:vertAlign w:val="subscript"/>
        </w:rPr>
        <w:t>diff</w:t>
      </w:r>
      <w:proofErr w:type="spellEnd"/>
      <w:r w:rsidR="00577985" w:rsidRPr="00577985">
        <w:rPr>
          <w:bCs/>
          <w:szCs w:val="24"/>
        </w:rPr>
        <w:t xml:space="preserve"> = </w:t>
      </w:r>
      <w:r>
        <w:rPr>
          <w:bCs/>
          <w:szCs w:val="24"/>
        </w:rPr>
        <w:t>0.328</w:t>
      </w:r>
      <w:r w:rsidR="00577985" w:rsidRPr="00577985">
        <w:rPr>
          <w:bCs/>
          <w:szCs w:val="24"/>
        </w:rPr>
        <w:t>, 95% CI(</w:t>
      </w:r>
      <w:r>
        <w:rPr>
          <w:bCs/>
          <w:szCs w:val="24"/>
        </w:rPr>
        <w:t>0.313</w:t>
      </w:r>
      <w:r w:rsidR="00577985" w:rsidRPr="00577985">
        <w:rPr>
          <w:bCs/>
          <w:szCs w:val="24"/>
        </w:rPr>
        <w:t xml:space="preserve">, </w:t>
      </w:r>
      <w:r>
        <w:rPr>
          <w:bCs/>
          <w:szCs w:val="24"/>
        </w:rPr>
        <w:t>0.342</w:t>
      </w:r>
      <w:r w:rsidR="00577985" w:rsidRPr="00577985">
        <w:rPr>
          <w:bCs/>
          <w:szCs w:val="24"/>
        </w:rPr>
        <w:t>), t(</w:t>
      </w:r>
      <w:r>
        <w:rPr>
          <w:bCs/>
          <w:szCs w:val="24"/>
        </w:rPr>
        <w:t>149)</w:t>
      </w:r>
      <w:r w:rsidR="00577985" w:rsidRPr="00577985">
        <w:rPr>
          <w:bCs/>
          <w:szCs w:val="24"/>
        </w:rPr>
        <w:t xml:space="preserve"> = </w:t>
      </w:r>
      <w:r>
        <w:rPr>
          <w:bCs/>
          <w:szCs w:val="24"/>
        </w:rPr>
        <w:t>43</w:t>
      </w:r>
      <w:r w:rsidR="00577985" w:rsidRPr="00577985">
        <w:rPr>
          <w:bCs/>
          <w:szCs w:val="24"/>
        </w:rPr>
        <w:t>, p &lt; 0.001)</w:t>
      </w:r>
      <w:r>
        <w:rPr>
          <w:bCs/>
          <w:szCs w:val="24"/>
        </w:rPr>
        <w:t>, suggesting that differences in the deployment of distraction</w:t>
      </w:r>
      <w:r w:rsidR="002B4BE0">
        <w:rPr>
          <w:bCs/>
          <w:szCs w:val="24"/>
        </w:rPr>
        <w:t xml:space="preserve"> between the two groups</w:t>
      </w:r>
      <w:r>
        <w:rPr>
          <w:bCs/>
          <w:szCs w:val="24"/>
        </w:rPr>
        <w:t xml:space="preserve"> may be driving differences in how predictive affective intensity was towards strategy choice or usage across these two contexts</w:t>
      </w:r>
      <w:r w:rsidR="00577985">
        <w:rPr>
          <w:bCs/>
          <w:szCs w:val="24"/>
        </w:rPr>
        <w:t>.</w:t>
      </w:r>
      <w:r w:rsidR="002B4BE0">
        <w:rPr>
          <w:bCs/>
          <w:szCs w:val="24"/>
        </w:rPr>
        <w:t xml:space="preserve"> </w:t>
      </w:r>
      <w:r w:rsidR="006E3035">
        <w:rPr>
          <w:bCs/>
          <w:szCs w:val="24"/>
        </w:rPr>
        <w:t>The distribution of strategy selection differed between our online sample and haunted house sample, as distraction was</w:t>
      </w:r>
      <w:r w:rsidR="004F2368">
        <w:rPr>
          <w:bCs/>
          <w:szCs w:val="24"/>
        </w:rPr>
        <w:t xml:space="preserve"> only selected in 48.8% of observations for Experiment 2.</w:t>
      </w:r>
      <w:r w:rsidR="00577985">
        <w:rPr>
          <w:bCs/>
          <w:szCs w:val="24"/>
        </w:rPr>
        <w:t xml:space="preserve"> </w:t>
      </w:r>
      <w:r w:rsidR="00EC3FBC">
        <w:rPr>
          <w:bCs/>
          <w:szCs w:val="24"/>
        </w:rPr>
        <w:t xml:space="preserve">Taken together, </w:t>
      </w:r>
      <w:r w:rsidR="006E3035">
        <w:rPr>
          <w:bCs/>
          <w:szCs w:val="24"/>
        </w:rPr>
        <w:t>we found that participants used emotional intensity to inform their ER strategy choice in a low-stimulation, but not high-stimulation, paradigm and that this lack of relationship in our previous studies may be due to an observed overuse of distraction relative to what we predicted from lower-stimulation strategy choice contexts</w:t>
      </w:r>
      <w:r w:rsidR="00EC3FBC">
        <w:rPr>
          <w:bCs/>
          <w:szCs w:val="24"/>
        </w:rPr>
        <w:t>.</w:t>
      </w:r>
    </w:p>
    <w:p w14:paraId="137A2D58" w14:textId="13A233D9" w:rsidR="00EB6E76" w:rsidRPr="00BA2525" w:rsidRDefault="00EB6E76" w:rsidP="009F52D2">
      <w:pPr>
        <w:spacing w:after="0" w:line="480" w:lineRule="auto"/>
        <w:ind w:left="0" w:firstLine="720"/>
        <w:rPr>
          <w:bCs/>
          <w:szCs w:val="24"/>
        </w:rPr>
      </w:pPr>
    </w:p>
    <w:p w14:paraId="390A48A5" w14:textId="77777777" w:rsidR="00EB6E76" w:rsidRDefault="006725C8" w:rsidP="00FE44DA">
      <w:pPr>
        <w:spacing w:after="160" w:line="259" w:lineRule="auto"/>
        <w:ind w:left="0" w:firstLine="0"/>
        <w:rPr>
          <w:b/>
          <w:szCs w:val="24"/>
        </w:rPr>
      </w:pPr>
      <w:r>
        <w:rPr>
          <w:b/>
          <w:szCs w:val="24"/>
        </w:rPr>
        <w:br w:type="page"/>
      </w:r>
    </w:p>
    <w:p w14:paraId="2519EB1B" w14:textId="03DD4FE2" w:rsidR="00EB6E76" w:rsidRDefault="00EB6E76" w:rsidP="00FE44DA">
      <w:pPr>
        <w:spacing w:after="160" w:line="259" w:lineRule="auto"/>
        <w:ind w:left="0" w:firstLine="0"/>
        <w:rPr>
          <w:b/>
          <w:szCs w:val="24"/>
        </w:rPr>
      </w:pPr>
      <w:r>
        <w:rPr>
          <w:b/>
          <w:bCs/>
          <w:noProof/>
          <w:szCs w:val="24"/>
        </w:rPr>
        <w:lastRenderedPageBreak/>
        <mc:AlternateContent>
          <mc:Choice Requires="wpg">
            <w:drawing>
              <wp:anchor distT="0" distB="0" distL="114300" distR="114300" simplePos="0" relativeHeight="251677696" behindDoc="0" locked="0" layoutInCell="1" allowOverlap="1" wp14:anchorId="798C8863" wp14:editId="72CB29EC">
                <wp:simplePos x="0" y="0"/>
                <wp:positionH relativeFrom="margin">
                  <wp:align>center</wp:align>
                </wp:positionH>
                <wp:positionV relativeFrom="paragraph">
                  <wp:posOffset>132352</wp:posOffset>
                </wp:positionV>
                <wp:extent cx="6440170" cy="5181774"/>
                <wp:effectExtent l="0" t="0" r="0" b="0"/>
                <wp:wrapSquare wrapText="bothSides"/>
                <wp:docPr id="77432168" name="Group 1"/>
                <wp:cNvGraphicFramePr/>
                <a:graphic xmlns:a="http://schemas.openxmlformats.org/drawingml/2006/main">
                  <a:graphicData uri="http://schemas.microsoft.com/office/word/2010/wordprocessingGroup">
                    <wpg:wgp>
                      <wpg:cNvGrpSpPr/>
                      <wpg:grpSpPr>
                        <a:xfrm>
                          <a:off x="0" y="0"/>
                          <a:ext cx="6440170" cy="5181774"/>
                          <a:chOff x="0" y="0"/>
                          <a:chExt cx="6440170" cy="5181774"/>
                        </a:xfrm>
                      </wpg:grpSpPr>
                      <wpg:grpSp>
                        <wpg:cNvPr id="19" name="Group 19"/>
                        <wpg:cNvGrpSpPr/>
                        <wpg:grpSpPr>
                          <a:xfrm>
                            <a:off x="182880" y="0"/>
                            <a:ext cx="5943600" cy="4457700"/>
                            <a:chOff x="0" y="409575"/>
                            <a:chExt cx="5943600" cy="4457700"/>
                          </a:xfrm>
                        </wpg:grpSpPr>
                        <wpg:grpSp>
                          <wpg:cNvPr id="18" name="Group 18"/>
                          <wpg:cNvGrpSpPr/>
                          <wpg:grpSpPr>
                            <a:xfrm>
                              <a:off x="0" y="409575"/>
                              <a:ext cx="5943600" cy="4457700"/>
                              <a:chOff x="0" y="0"/>
                              <a:chExt cx="5943600" cy="4457700"/>
                            </a:xfrm>
                          </wpg:grpSpPr>
                          <pic:pic xmlns:pic="http://schemas.openxmlformats.org/drawingml/2006/picture">
                            <pic:nvPicPr>
                              <pic:cNvPr id="17" name="Picture 17" descr="A picture containing schematic&#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16" name="Text Box 2"/>
                            <wps:cNvSpPr txBox="1">
                              <a:spLocks noChangeArrowheads="1"/>
                            </wps:cNvSpPr>
                            <wps:spPr bwMode="auto">
                              <a:xfrm>
                                <a:off x="1933575" y="0"/>
                                <a:ext cx="2466975" cy="346710"/>
                              </a:xfrm>
                              <a:prstGeom prst="rect">
                                <a:avLst/>
                              </a:prstGeom>
                              <a:noFill/>
                              <a:ln w="9525">
                                <a:noFill/>
                                <a:miter lim="800000"/>
                                <a:headEnd/>
                                <a:tailEnd/>
                              </a:ln>
                            </wps:spPr>
                            <wps:txbx>
                              <w:txbxContent>
                                <w:p w14:paraId="512A3600" w14:textId="77777777" w:rsidR="00260459" w:rsidRPr="00477E20" w:rsidRDefault="00260459" w:rsidP="00EB6E76">
                                  <w:pPr>
                                    <w:ind w:left="0" w:firstLine="0"/>
                                    <w:jc w:val="center"/>
                                    <w:rPr>
                                      <w:sz w:val="32"/>
                                      <w:szCs w:val="28"/>
                                    </w:rPr>
                                  </w:pPr>
                                  <w:r w:rsidRPr="00477E20">
                                    <w:rPr>
                                      <w:sz w:val="32"/>
                                      <w:szCs w:val="28"/>
                                    </w:rPr>
                                    <w:t>***</w:t>
                                  </w:r>
                                </w:p>
                              </w:txbxContent>
                            </wps:txbx>
                            <wps:bodyPr rot="0" vert="horz" wrap="square" lIns="91440" tIns="45720" rIns="91440" bIns="45720" anchor="t" anchorCtr="0">
                              <a:spAutoFit/>
                            </wps:bodyPr>
                          </wps:wsp>
                        </wpg:grpSp>
                        <wps:wsp>
                          <wps:cNvPr id="15" name="Straight Connector 15"/>
                          <wps:cNvCnPr/>
                          <wps:spPr>
                            <a:xfrm>
                              <a:off x="1981200" y="619125"/>
                              <a:ext cx="2466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 name="Text Box 2"/>
                        <wps:cNvSpPr txBox="1">
                          <a:spLocks noChangeArrowheads="1"/>
                        </wps:cNvSpPr>
                        <wps:spPr bwMode="auto">
                          <a:xfrm>
                            <a:off x="0" y="4467497"/>
                            <a:ext cx="6440170" cy="714277"/>
                          </a:xfrm>
                          <a:prstGeom prst="rect">
                            <a:avLst/>
                          </a:prstGeom>
                          <a:solidFill>
                            <a:srgbClr val="FFFFFF"/>
                          </a:solidFill>
                          <a:ln w="9525">
                            <a:noFill/>
                            <a:miter lim="800000"/>
                            <a:headEnd/>
                            <a:tailEnd/>
                          </a:ln>
                        </wps:spPr>
                        <wps:txbx>
                          <w:txbxContent>
                            <w:p w14:paraId="5B667E35"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wps:txbx>
                        <wps:bodyPr rot="0" vert="horz" wrap="square" lIns="91440" tIns="45720" rIns="91440" bIns="45720" anchor="t" anchorCtr="0">
                          <a:noAutofit/>
                        </wps:bodyPr>
                      </wps:wsp>
                    </wpg:wgp>
                  </a:graphicData>
                </a:graphic>
              </wp:anchor>
            </w:drawing>
          </mc:Choice>
          <mc:Fallback>
            <w:pict>
              <v:group w14:anchorId="798C8863" id="Group 1" o:spid="_x0000_s1038" style="position:absolute;left:0;text-align:left;margin-left:0;margin-top:10.4pt;width:507.1pt;height:408pt;z-index:251677696;mso-position-horizontal:center;mso-position-horizontal-relative:margin" coordsize="64401,5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">
                <v:group id="Group 19" o:spid="_x0000_s1039" style="position:absolute;left:1828;width:59436;height:44577" coordorigin=",4095"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40" style="position:absolute;top:4095;width:59436;height:44577"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7" o:spid="_x0000_s1041" type="#_x0000_t75" alt="A picture containing schematic&#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">
                      <v:imagedata r:id="rId25" o:title="A picture containing schematic&#10;&#10;Description automatically generated"/>
                      <v:path arrowok="t"/>
                    </v:shape>
                    <v:shape id="Text Box 2" o:spid="_x0000_s1042" type="#_x0000_t202" style="position:absolute;left:19335;width:2467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12A3600" w14:textId="77777777" w:rsidR="00260459" w:rsidRPr="00477E20" w:rsidRDefault="00260459" w:rsidP="00EB6E76">
                            <w:pPr>
                              <w:ind w:left="0" w:firstLine="0"/>
                              <w:jc w:val="center"/>
                              <w:rPr>
                                <w:sz w:val="32"/>
                                <w:szCs w:val="28"/>
                              </w:rPr>
                            </w:pPr>
                            <w:r w:rsidRPr="00477E20">
                              <w:rPr>
                                <w:sz w:val="32"/>
                                <w:szCs w:val="28"/>
                              </w:rPr>
                              <w:t>***</w:t>
                            </w:r>
                          </w:p>
                        </w:txbxContent>
                      </v:textbox>
                    </v:shape>
                  </v:group>
                  <v:line id="Straight Connector 15" o:spid="_x0000_s1043" style="position:absolute;visibility:visible;mso-wrap-style:square" from="19812,6191" to="44481,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" strokecolor="black [3213]" strokeweight="1pt">
                    <v:stroke joinstyle="miter"/>
                  </v:line>
                </v:group>
                <v:shape id="Text Box 2" o:spid="_x0000_s1044" type="#_x0000_t202" style="position:absolute;top:4467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B667E35"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v:textbox>
                </v:shape>
                <w10:wrap type="square" anchorx="margin"/>
              </v:group>
            </w:pict>
          </mc:Fallback>
        </mc:AlternateContent>
      </w:r>
    </w:p>
    <w:p w14:paraId="742C3AC2" w14:textId="7D9B6678" w:rsidR="00EB6E76" w:rsidRDefault="00EB6E76" w:rsidP="00FE44DA">
      <w:pPr>
        <w:spacing w:after="160" w:line="259" w:lineRule="auto"/>
        <w:ind w:left="0" w:firstLine="0"/>
        <w:rPr>
          <w:b/>
          <w:szCs w:val="24"/>
        </w:rPr>
      </w:pPr>
    </w:p>
    <w:p w14:paraId="579C2784" w14:textId="6B543024" w:rsidR="00EB6E76" w:rsidRDefault="00EB6E76" w:rsidP="00FE44DA">
      <w:pPr>
        <w:spacing w:after="160" w:line="259" w:lineRule="auto"/>
        <w:ind w:left="0" w:firstLine="0"/>
        <w:rPr>
          <w:b/>
          <w:szCs w:val="24"/>
        </w:rPr>
      </w:pPr>
    </w:p>
    <w:p w14:paraId="4F3F4746" w14:textId="77777777" w:rsidR="00EB6E76" w:rsidRDefault="00EB6E76" w:rsidP="00FE44DA">
      <w:pPr>
        <w:spacing w:after="160" w:line="259" w:lineRule="auto"/>
        <w:ind w:left="0" w:firstLine="0"/>
        <w:rPr>
          <w:b/>
          <w:szCs w:val="24"/>
        </w:rPr>
      </w:pPr>
    </w:p>
    <w:p w14:paraId="43F8E366" w14:textId="77777777" w:rsidR="00EB6E76" w:rsidRDefault="00EB6E76" w:rsidP="00FE44DA">
      <w:pPr>
        <w:spacing w:after="160" w:line="259" w:lineRule="auto"/>
        <w:ind w:left="0" w:firstLine="0"/>
        <w:rPr>
          <w:b/>
          <w:szCs w:val="24"/>
        </w:rPr>
      </w:pPr>
    </w:p>
    <w:p w14:paraId="1D0A3124" w14:textId="77777777" w:rsidR="00EB6E76" w:rsidRDefault="00EB6E76" w:rsidP="00FE44DA">
      <w:pPr>
        <w:spacing w:after="160" w:line="259" w:lineRule="auto"/>
        <w:ind w:left="0" w:firstLine="0"/>
        <w:rPr>
          <w:b/>
          <w:szCs w:val="24"/>
        </w:rPr>
      </w:pPr>
    </w:p>
    <w:p w14:paraId="04C26F9F" w14:textId="77777777" w:rsidR="00EB6E76" w:rsidRDefault="00EB6E76" w:rsidP="00FE44DA">
      <w:pPr>
        <w:spacing w:after="160" w:line="259" w:lineRule="auto"/>
        <w:ind w:left="0" w:firstLine="0"/>
        <w:rPr>
          <w:b/>
          <w:szCs w:val="24"/>
        </w:rPr>
      </w:pPr>
    </w:p>
    <w:p w14:paraId="7C323124" w14:textId="77777777" w:rsidR="00EB6E76" w:rsidRDefault="00EB6E76" w:rsidP="00FE44DA">
      <w:pPr>
        <w:spacing w:after="160" w:line="259" w:lineRule="auto"/>
        <w:ind w:left="0" w:firstLine="0"/>
        <w:rPr>
          <w:b/>
          <w:szCs w:val="24"/>
        </w:rPr>
      </w:pPr>
    </w:p>
    <w:p w14:paraId="4AC19844" w14:textId="77777777" w:rsidR="00EB6E76" w:rsidRDefault="00EB6E76" w:rsidP="00FE44DA">
      <w:pPr>
        <w:spacing w:after="160" w:line="259" w:lineRule="auto"/>
        <w:ind w:left="0" w:firstLine="0"/>
        <w:rPr>
          <w:b/>
          <w:szCs w:val="24"/>
        </w:rPr>
      </w:pPr>
    </w:p>
    <w:p w14:paraId="786883E4" w14:textId="77777777" w:rsidR="00EB6E76" w:rsidRDefault="00EB6E76" w:rsidP="00FE44DA">
      <w:pPr>
        <w:spacing w:after="160" w:line="259" w:lineRule="auto"/>
        <w:ind w:left="0" w:firstLine="0"/>
        <w:rPr>
          <w:b/>
          <w:szCs w:val="24"/>
        </w:rPr>
      </w:pPr>
    </w:p>
    <w:p w14:paraId="58B0197E" w14:textId="25B74BA2" w:rsidR="00654027" w:rsidRDefault="00B720B2" w:rsidP="00FE44DA">
      <w:pPr>
        <w:spacing w:after="160" w:line="259" w:lineRule="auto"/>
        <w:ind w:left="0" w:firstLine="0"/>
        <w:rPr>
          <w:b/>
          <w:szCs w:val="24"/>
        </w:rPr>
      </w:pPr>
      <w:r w:rsidRPr="008C7178">
        <w:rPr>
          <w:b/>
          <w:szCs w:val="24"/>
        </w:rPr>
        <w:lastRenderedPageBreak/>
        <w:t>GENERAL DISCUSSION</w:t>
      </w:r>
      <w:bookmarkStart w:id="283" w:name="_Hlk120030645"/>
    </w:p>
    <w:p w14:paraId="19A92E23" w14:textId="1B6A49B4" w:rsidR="00654027" w:rsidRDefault="00B720B2" w:rsidP="000967D7">
      <w:pPr>
        <w:spacing w:after="0" w:line="480" w:lineRule="auto"/>
        <w:ind w:left="0" w:firstLine="720"/>
        <w:rPr>
          <w:szCs w:val="24"/>
        </w:rPr>
      </w:pPr>
      <w:r w:rsidRPr="008C7178">
        <w:rPr>
          <w:szCs w:val="24"/>
        </w:rPr>
        <w:t>T</w:t>
      </w:r>
      <w:r w:rsidR="00245B8B">
        <w:rPr>
          <w:szCs w:val="24"/>
        </w:rPr>
        <w:t>wo</w:t>
      </w:r>
      <w:r w:rsidRPr="008C7178">
        <w:rPr>
          <w:szCs w:val="24"/>
        </w:rPr>
        <w:t xml:space="preserve"> experiments examined the association between emotional intensity and regulation strategy usage in a </w:t>
      </w:r>
      <w:r w:rsidR="00245B8B">
        <w:rPr>
          <w:szCs w:val="24"/>
        </w:rPr>
        <w:t>complex, high-intensity, multimodal</w:t>
      </w:r>
      <w:r w:rsidRPr="008C7178">
        <w:rPr>
          <w:szCs w:val="24"/>
        </w:rPr>
        <w:t xml:space="preserve"> context. Experiment</w:t>
      </w:r>
      <w:r w:rsidR="0099482C">
        <w:rPr>
          <w:szCs w:val="24"/>
        </w:rPr>
        <w:t>s</w:t>
      </w:r>
      <w:r w:rsidRPr="008C7178">
        <w:rPr>
          <w:szCs w:val="24"/>
        </w:rPr>
        <w:t xml:space="preserve"> 1 tasked untrained participants to recall emotional and spontaneous regulatory behaviors in a surprise recall task after exposure. </w:t>
      </w:r>
      <w:r w:rsidR="00245B8B">
        <w:rPr>
          <w:szCs w:val="24"/>
        </w:rPr>
        <w:t>Affective</w:t>
      </w:r>
      <w:r w:rsidRPr="008C7178">
        <w:rPr>
          <w:szCs w:val="24"/>
        </w:rPr>
        <w:t xml:space="preserve"> intensity predicted regulation extent, but not strategy usage.</w:t>
      </w:r>
      <w:r w:rsidR="00A11BE7">
        <w:rPr>
          <w:szCs w:val="24"/>
        </w:rPr>
        <w:t xml:space="preserve"> Though distraction was used more often than reappraisal, distraction was less successful at regulating in response to high affective intensities in this context. </w:t>
      </w:r>
      <w:r w:rsidRPr="008C7178">
        <w:rPr>
          <w:szCs w:val="24"/>
        </w:rPr>
        <w:t xml:space="preserve">Experiment </w:t>
      </w:r>
      <w:r w:rsidR="00245B8B">
        <w:rPr>
          <w:szCs w:val="24"/>
        </w:rPr>
        <w:t>2</w:t>
      </w:r>
      <w:r w:rsidRPr="008C7178">
        <w:rPr>
          <w:szCs w:val="24"/>
        </w:rPr>
        <w:t xml:space="preserve"> </w:t>
      </w:r>
      <w:r w:rsidR="00A11BE7">
        <w:rPr>
          <w:szCs w:val="24"/>
        </w:rPr>
        <w:t>found an</w:t>
      </w:r>
      <w:r w:rsidRPr="008C7178">
        <w:rPr>
          <w:szCs w:val="24"/>
        </w:rPr>
        <w:t xml:space="preserve"> association between affective intensity and strategy choice</w:t>
      </w:r>
      <w:r w:rsidR="00A11BE7">
        <w:rPr>
          <w:szCs w:val="24"/>
        </w:rPr>
        <w:t xml:space="preserve"> among participants considering events that had occurred within the haunted house but which they were exposed to via decontextualized vignettes</w:t>
      </w:r>
      <w:r w:rsidRPr="008C7178">
        <w:rPr>
          <w:szCs w:val="24"/>
        </w:rPr>
        <w:t xml:space="preserve">. The present findings highlight challenges in translating emotion regulation theory to real-world application, as decontextualized high-intensity paradigms may not accurately reflect regulatory behaviors in everyday life.  </w:t>
      </w:r>
    </w:p>
    <w:p w14:paraId="53B9A953" w14:textId="56DE7ED4" w:rsidR="00857F3D" w:rsidRDefault="00857F3D" w:rsidP="000967D7">
      <w:pPr>
        <w:spacing w:after="0" w:line="480" w:lineRule="auto"/>
        <w:ind w:left="0" w:firstLine="720"/>
        <w:rPr>
          <w:szCs w:val="24"/>
        </w:rPr>
      </w:pPr>
      <w:r>
        <w:rPr>
          <w:szCs w:val="24"/>
        </w:rPr>
        <w:t>The</w:t>
      </w:r>
      <w:r w:rsidR="00EC3FBC">
        <w:rPr>
          <w:szCs w:val="24"/>
        </w:rPr>
        <w:t>se</w:t>
      </w:r>
      <w:r>
        <w:rPr>
          <w:szCs w:val="24"/>
        </w:rPr>
        <w:t xml:space="preserve"> results may offer nuance to our understanding of affective intensity’s influence upon regulation strategy application</w:t>
      </w:r>
      <w:r w:rsidR="00F3676B">
        <w:rPr>
          <w:szCs w:val="24"/>
        </w:rPr>
        <w:t xml:space="preserve"> and should be framed by the research on environmental affordances, or the extent to which features of a situation lend themselves to either distraction or reappraisal </w:t>
      </w:r>
      <w:r w:rsidR="00F3676B">
        <w:rPr>
          <w:szCs w:val="24"/>
        </w:rPr>
        <w:fldChar w:fldCharType="begin"/>
      </w:r>
      <w:r w:rsidR="007B47B5">
        <w:rPr>
          <w:szCs w:val="24"/>
        </w:rPr>
        <w:instrText xml:space="preserve"> ADDIN ZOTERO_ITEM CSL_CITATION {"citationID":"wsdmws7V","properties":{"formattedCitation":"(Suri et al., 2018; Young &amp; Suri, 2020)","plainCitation":"(Suri et al., 2018; Young &amp; Suri, 2020)","noteIndex":0},"citationItems":[{"id":811,"uris":["http://zotero.org/users/6239255/items/HJB57SEU"],"itemData":{"id":811,"type":"article-journal","abstract":"ABSTRACTWhich emotion regulation strategy one uses in a given context can have profound affective, cognitive, and social consequences. It is therefore important to understand the determinants of em...","container-title":"Cognition &amp; Emotion","DOI":"10.1080/02699931.2017.1371003","issue":"5","note":"DOI: 10.1080/02699931.2017.1371003\nMAG ID: 2753841054\nPMID: 28862078","page":"963-971","title":"Emotion regulation choice: the role of environmental affordances.","volume":"32","author":[{"family":"Suri","given":"Gaurav"},{"family":"Sheppes","given":"Gal"},{"family":"Young","given":"Gerald"},{"literal":"Gerald Young"},{"family":"Abraham","given":"Damon"},{"family":"McRae","given":"Kateri"},{"family":"Gross","given":"James J."}],"issued":{"date-parts":[["2018",7,4]]}}},{"id":808,"uris":["http://zotero.org/users/6239255/items/KFDUP2SQ"],"itemData":{"id":808,"type":"article-journal","abstract":"ABSTRACTEmotion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F3676B">
        <w:rPr>
          <w:szCs w:val="24"/>
        </w:rPr>
        <w:fldChar w:fldCharType="separate"/>
      </w:r>
      <w:r w:rsidR="00F3676B" w:rsidRPr="00F3676B">
        <w:t>(Suri et al., 2018; Young &amp; Suri, 2020)</w:t>
      </w:r>
      <w:r w:rsidR="00F3676B">
        <w:rPr>
          <w:szCs w:val="24"/>
        </w:rPr>
        <w:fldChar w:fldCharType="end"/>
      </w:r>
      <w:r w:rsidR="00F3676B">
        <w:rPr>
          <w:szCs w:val="24"/>
        </w:rPr>
        <w:t xml:space="preserve">. </w:t>
      </w:r>
      <w:r w:rsidR="00E82ED7">
        <w:rPr>
          <w:szCs w:val="24"/>
        </w:rPr>
        <w:t>Individuals likely found themselves initially regulating with the strategy they believed had the greatest value (i.e., the most effective strategy with the lowest effort investment)</w:t>
      </w:r>
      <w:r w:rsidR="00F142D6">
        <w:rPr>
          <w:szCs w:val="24"/>
        </w:rPr>
        <w:t xml:space="preserve"> based upon models of regulation they had previously generated from experiences with similar media</w:t>
      </w:r>
      <w:r w:rsidR="00E82ED7">
        <w:rPr>
          <w:szCs w:val="24"/>
        </w:rPr>
        <w:t>, as</w:t>
      </w:r>
      <w:r w:rsidR="00E82ED7" w:rsidRPr="00E82ED7">
        <w:t xml:space="preserve"> </w:t>
      </w:r>
      <w:r w:rsidR="00E82ED7">
        <w:rPr>
          <w:szCs w:val="24"/>
        </w:rPr>
        <w:t xml:space="preserve">outlined by </w:t>
      </w:r>
      <w:r w:rsidR="00E82ED7" w:rsidRPr="00E82ED7">
        <w:rPr>
          <w:szCs w:val="24"/>
        </w:rPr>
        <w:t>computational decision-making frameworks of emotion regulation</w:t>
      </w:r>
      <w:r w:rsidR="00E82ED7">
        <w:rPr>
          <w:szCs w:val="24"/>
        </w:rPr>
        <w:t xml:space="preserve"> </w:t>
      </w:r>
      <w:r w:rsidR="00E82ED7">
        <w:rPr>
          <w:szCs w:val="24"/>
        </w:rPr>
        <w:fldChar w:fldCharType="begin"/>
      </w:r>
      <w:r w:rsidR="00E82ED7">
        <w:rPr>
          <w:szCs w:val="24"/>
        </w:rPr>
        <w:instrText xml:space="preserve"> ADDIN ZOTERO_ITEM CSL_CITATION {"citationID":"i4p7EEI8","properties":{"formattedCitation":"(Etkin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E82ED7">
        <w:rPr>
          <w:szCs w:val="24"/>
        </w:rPr>
        <w:fldChar w:fldCharType="separate"/>
      </w:r>
      <w:r w:rsidR="00E82ED7" w:rsidRPr="00E82ED7">
        <w:t>(Etkin et al., 2015)</w:t>
      </w:r>
      <w:r w:rsidR="00E82ED7">
        <w:rPr>
          <w:szCs w:val="24"/>
        </w:rPr>
        <w:fldChar w:fldCharType="end"/>
      </w:r>
      <w:r w:rsidR="00E82ED7">
        <w:rPr>
          <w:szCs w:val="24"/>
        </w:rPr>
        <w:t>. However, the unrelenting, attention-grabbing nature of challenging high-intensity situations may grant few affordances by which to distract oneself. On the other hand,</w:t>
      </w:r>
      <w:r w:rsidR="00F142D6">
        <w:rPr>
          <w:szCs w:val="24"/>
        </w:rPr>
        <w:t xml:space="preserve"> reappraisals may appear to be less valuable initially, resulting in lower usage, but could be more effective when used due to a relatively greater volume of environmental affordances</w:t>
      </w:r>
      <w:r w:rsidR="00F20EDF">
        <w:rPr>
          <w:szCs w:val="24"/>
        </w:rPr>
        <w:t xml:space="preserve"> (i.e., things to repurpose or reconstrue </w:t>
      </w:r>
      <w:r w:rsidR="00F20EDF">
        <w:rPr>
          <w:szCs w:val="24"/>
        </w:rPr>
        <w:fldChar w:fldCharType="begin"/>
      </w:r>
      <w:r w:rsidR="00F20EDF">
        <w:rPr>
          <w:szCs w:val="24"/>
        </w:rPr>
        <w:instrText xml:space="preserve"> ADDIN ZOTERO_ITEM CSL_CITATION {"citationID":"QzrtSgsy","properties":{"formattedCitation":"(Uusberg et al., 2019)","plainCitation":"(Uusberg et al., 2019)","noteIndex":0},"citationItems":[{"id":17320,"uris":["http://zotero.org/users/6239255/items/VEAFCWZT"],"itemData":{"id":17320,"type":"article-journal","abstract":"What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J"}],"issued":{"date-parts":[["2019"]]}}}],"schema":"https://github.com/citation-style-language/schema/raw/master/csl-citation.json"} </w:instrText>
      </w:r>
      <w:r w:rsidR="00F20EDF">
        <w:rPr>
          <w:szCs w:val="24"/>
        </w:rPr>
        <w:fldChar w:fldCharType="separate"/>
      </w:r>
      <w:r w:rsidR="00F20EDF" w:rsidRPr="00F20EDF">
        <w:t>(Uusberg et al., 2019)</w:t>
      </w:r>
      <w:r w:rsidR="00F20EDF">
        <w:rPr>
          <w:szCs w:val="24"/>
        </w:rPr>
        <w:fldChar w:fldCharType="end"/>
      </w:r>
      <w:r w:rsidR="00F20EDF">
        <w:rPr>
          <w:szCs w:val="24"/>
        </w:rPr>
        <w:t>; e.g., actors, props, goals, etc.)</w:t>
      </w:r>
      <w:r w:rsidR="00F3676B">
        <w:rPr>
          <w:szCs w:val="24"/>
        </w:rPr>
        <w:t>.</w:t>
      </w:r>
      <w:r w:rsidR="00F142D6">
        <w:rPr>
          <w:szCs w:val="24"/>
        </w:rPr>
        <w:t xml:space="preserve"> This</w:t>
      </w:r>
      <w:r w:rsidR="00F20EDF">
        <w:rPr>
          <w:szCs w:val="24"/>
        </w:rPr>
        <w:t xml:space="preserve"> </w:t>
      </w:r>
      <w:r w:rsidR="00F20EDF">
        <w:rPr>
          <w:szCs w:val="24"/>
        </w:rPr>
        <w:lastRenderedPageBreak/>
        <w:t>explanation</w:t>
      </w:r>
      <w:r w:rsidR="00F142D6">
        <w:rPr>
          <w:szCs w:val="24"/>
        </w:rPr>
        <w:t xml:space="preserve"> mirrors the </w:t>
      </w:r>
      <w:r w:rsidR="00F20EDF">
        <w:rPr>
          <w:szCs w:val="24"/>
        </w:rPr>
        <w:t xml:space="preserve">strategy-selection </w:t>
      </w:r>
      <w:r w:rsidR="00F142D6">
        <w:rPr>
          <w:szCs w:val="24"/>
        </w:rPr>
        <w:t xml:space="preserve">relationship hypothesized by Etkin and colleagues who posited that </w:t>
      </w:r>
      <w:r w:rsidR="00F142D6" w:rsidRPr="00F142D6">
        <w:rPr>
          <w:szCs w:val="24"/>
        </w:rPr>
        <w:t>a more explicit, higher-cost, model-based approach</w:t>
      </w:r>
      <w:r w:rsidR="007A5F22">
        <w:rPr>
          <w:szCs w:val="24"/>
        </w:rPr>
        <w:t xml:space="preserve"> to emotion regulation may be applied</w:t>
      </w:r>
      <w:r w:rsidR="00F20EDF">
        <w:rPr>
          <w:szCs w:val="24"/>
        </w:rPr>
        <w:t xml:space="preserve"> more effectively</w:t>
      </w:r>
      <w:r w:rsidR="007A5F22">
        <w:rPr>
          <w:szCs w:val="24"/>
        </w:rPr>
        <w:t xml:space="preserve"> when i</w:t>
      </w:r>
      <w:r w:rsidR="00F142D6" w:rsidRPr="00F142D6">
        <w:rPr>
          <w:szCs w:val="24"/>
        </w:rPr>
        <w:t xml:space="preserve">mplicit, or model-free, emotion regulation tendencies </w:t>
      </w:r>
      <w:r w:rsidR="007A5F22">
        <w:rPr>
          <w:szCs w:val="24"/>
        </w:rPr>
        <w:t xml:space="preserve">were not arriving at their desired goal via prediction error adjustment alone </w:t>
      </w:r>
      <w:r w:rsidR="007A5F22">
        <w:rPr>
          <w:szCs w:val="24"/>
        </w:rPr>
        <w:fldChar w:fldCharType="begin"/>
      </w:r>
      <w:r w:rsidR="007A5F22">
        <w:rPr>
          <w:szCs w:val="24"/>
        </w:rPr>
        <w:instrText xml:space="preserve"> ADDIN ZOTERO_ITEM CSL_CITATION {"citationID":"cu6CyfHg","properties":{"formattedCitation":"(Etkin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7A5F22">
        <w:rPr>
          <w:szCs w:val="24"/>
        </w:rPr>
        <w:fldChar w:fldCharType="separate"/>
      </w:r>
      <w:r w:rsidR="007A5F22" w:rsidRPr="007A5F22">
        <w:t>(Etkin et al., 2015)</w:t>
      </w:r>
      <w:r w:rsidR="007A5F22">
        <w:rPr>
          <w:szCs w:val="24"/>
        </w:rPr>
        <w:fldChar w:fldCharType="end"/>
      </w:r>
      <w:r w:rsidR="007A5F22">
        <w:rPr>
          <w:szCs w:val="24"/>
        </w:rPr>
        <w:t xml:space="preserve">. </w:t>
      </w:r>
      <w:r w:rsidR="00F142D6">
        <w:rPr>
          <w:szCs w:val="24"/>
        </w:rPr>
        <w:t>D</w:t>
      </w:r>
      <w:r w:rsidR="00EC3FBC">
        <w:rPr>
          <w:szCs w:val="24"/>
        </w:rPr>
        <w:t>istilling</w:t>
      </w:r>
      <w:r w:rsidR="005C0C32">
        <w:rPr>
          <w:szCs w:val="24"/>
        </w:rPr>
        <w:t xml:space="preserve"> event</w:t>
      </w:r>
      <w:r w:rsidR="00F142D6">
        <w:rPr>
          <w:szCs w:val="24"/>
        </w:rPr>
        <w:t>s</w:t>
      </w:r>
      <w:r w:rsidR="00EC3FBC">
        <w:rPr>
          <w:szCs w:val="24"/>
        </w:rPr>
        <w:t xml:space="preserve"> down to a low-stimulation, text-based representation, as had been done in </w:t>
      </w:r>
      <w:r w:rsidR="005C0C32">
        <w:rPr>
          <w:szCs w:val="24"/>
        </w:rPr>
        <w:t>Experiment 2</w:t>
      </w:r>
      <w:r w:rsidR="00EC3FBC">
        <w:rPr>
          <w:szCs w:val="24"/>
        </w:rPr>
        <w:t>,</w:t>
      </w:r>
      <w:r w:rsidR="005C0C32">
        <w:rPr>
          <w:szCs w:val="24"/>
        </w:rPr>
        <w:t xml:space="preserve"> may </w:t>
      </w:r>
      <w:r w:rsidR="00EC3FBC">
        <w:rPr>
          <w:szCs w:val="24"/>
        </w:rPr>
        <w:t>provide</w:t>
      </w:r>
      <w:r w:rsidR="005C0C32">
        <w:rPr>
          <w:szCs w:val="24"/>
        </w:rPr>
        <w:t xml:space="preserve"> </w:t>
      </w:r>
      <w:r w:rsidR="00C52CA8">
        <w:rPr>
          <w:szCs w:val="24"/>
        </w:rPr>
        <w:t>greater</w:t>
      </w:r>
      <w:r w:rsidR="00F142D6">
        <w:rPr>
          <w:szCs w:val="24"/>
        </w:rPr>
        <w:t xml:space="preserve"> distraction</w:t>
      </w:r>
      <w:r w:rsidR="00C52CA8">
        <w:rPr>
          <w:szCs w:val="24"/>
        </w:rPr>
        <w:t xml:space="preserve"> affordance</w:t>
      </w:r>
      <w:r w:rsidR="00EC3FBC">
        <w:rPr>
          <w:szCs w:val="24"/>
        </w:rPr>
        <w:t>s</w:t>
      </w:r>
      <w:r w:rsidR="005C0C32">
        <w:rPr>
          <w:szCs w:val="24"/>
        </w:rPr>
        <w:t xml:space="preserve"> and </w:t>
      </w:r>
      <w:r w:rsidR="00F20EDF">
        <w:rPr>
          <w:szCs w:val="24"/>
        </w:rPr>
        <w:t>rebalance</w:t>
      </w:r>
      <w:r w:rsidR="005C0C32">
        <w:rPr>
          <w:szCs w:val="24"/>
        </w:rPr>
        <w:t xml:space="preserve"> the likelihood of individuals choosing reappraisal or distraction in situations when it would canonically make sense to do so (i.e., low and high intensity, </w:t>
      </w:r>
      <w:r w:rsidR="00C52CA8">
        <w:rPr>
          <w:szCs w:val="24"/>
        </w:rPr>
        <w:t>respectively</w:t>
      </w:r>
      <w:r w:rsidR="005C0C32">
        <w:rPr>
          <w:szCs w:val="24"/>
        </w:rPr>
        <w:t xml:space="preserve">). </w:t>
      </w:r>
      <w:r>
        <w:rPr>
          <w:szCs w:val="24"/>
        </w:rPr>
        <w:t xml:space="preserve">  </w:t>
      </w:r>
    </w:p>
    <w:p w14:paraId="3BC7BCB2" w14:textId="11B73B23" w:rsidR="00654027" w:rsidRDefault="00733E94" w:rsidP="000967D7">
      <w:pPr>
        <w:spacing w:after="0" w:line="480" w:lineRule="auto"/>
        <w:ind w:left="0" w:firstLine="720"/>
        <w:rPr>
          <w:szCs w:val="24"/>
        </w:rPr>
      </w:pPr>
      <w:r>
        <w:rPr>
          <w:szCs w:val="24"/>
        </w:rPr>
        <w:t>C</w:t>
      </w:r>
      <w:r w:rsidRPr="008C7178">
        <w:rPr>
          <w:szCs w:val="24"/>
        </w:rPr>
        <w:t xml:space="preserve">old-to-hot empathy gap </w:t>
      </w:r>
      <w:r w:rsidR="00B720B2" w:rsidRPr="008C7178">
        <w:rPr>
          <w:szCs w:val="24"/>
        </w:rPr>
        <w:t>research</w:t>
      </w:r>
      <w:r w:rsidRPr="008C7178">
        <w:rPr>
          <w:szCs w:val="24"/>
        </w:rPr>
        <w:t xml:space="preserve">, or </w:t>
      </w:r>
      <w:r>
        <w:rPr>
          <w:szCs w:val="24"/>
        </w:rPr>
        <w:t>forecasting differences</w:t>
      </w:r>
      <w:r w:rsidRPr="008C7178">
        <w:rPr>
          <w:szCs w:val="24"/>
        </w:rPr>
        <w:t xml:space="preserve"> between how people feel in relatively decontextualized circumstances and how they think they would feel in more intense circumstances</w:t>
      </w:r>
      <w:r w:rsidR="0047236C">
        <w:rPr>
          <w:szCs w:val="24"/>
        </w:rPr>
        <w:t xml:space="preserve"> </w:t>
      </w:r>
      <w:r w:rsidR="0047236C">
        <w:rPr>
          <w:szCs w:val="24"/>
        </w:rPr>
        <w:fldChar w:fldCharType="begin"/>
      </w:r>
      <w:r w:rsidR="007B47B5">
        <w:rPr>
          <w:szCs w:val="24"/>
        </w:rPr>
        <w:instrText xml:space="preserve"> ADDIN ZOTERO_ITEM CSL_CITATION {"citationID":"wRPldGvD","properties":{"formattedCitation":"(Loewenstein, 1996)","plainCitation":"(Loewenstein, 1996)","noteIndex":0},"citationItems":[{"id":3735,"uris":["http://zotero.org/users/6239255/items/5ZY4QDPT"],"itemData":{"id":3735,"type":"article-journal","container-title":"Organizational Behavior and Human Decision Processes","issue":"3","language":"en","page":"272-292","source":"Zotero","title":"Out of Control: Visceral Influences on Behavior","volume":"65","author":[{"family":"Loewenstein","given":"G"}],"issued":{"date-parts":[["1996"]]}}}],"schema":"https://github.com/citation-style-language/schema/raw/master/csl-citation.json"} </w:instrText>
      </w:r>
      <w:r w:rsidR="0047236C">
        <w:rPr>
          <w:szCs w:val="24"/>
        </w:rPr>
        <w:fldChar w:fldCharType="separate"/>
      </w:r>
      <w:r w:rsidR="0047236C" w:rsidRPr="0047236C">
        <w:t>(Loewenstein, 1996)</w:t>
      </w:r>
      <w:r w:rsidR="0047236C">
        <w:rPr>
          <w:szCs w:val="24"/>
        </w:rPr>
        <w:fldChar w:fldCharType="end"/>
      </w:r>
      <w:r>
        <w:rPr>
          <w:szCs w:val="24"/>
        </w:rPr>
        <w:t>,</w:t>
      </w:r>
      <w:r w:rsidR="00B720B2" w:rsidRPr="008C7178">
        <w:rPr>
          <w:szCs w:val="24"/>
        </w:rPr>
        <w:t xml:space="preserve"> may </w:t>
      </w:r>
      <w:r>
        <w:rPr>
          <w:szCs w:val="24"/>
        </w:rPr>
        <w:t>be of note</w:t>
      </w:r>
      <w:r w:rsidR="005C0C32">
        <w:rPr>
          <w:szCs w:val="24"/>
        </w:rPr>
        <w:t xml:space="preserve"> as well</w:t>
      </w:r>
      <w:r>
        <w:rPr>
          <w:szCs w:val="24"/>
        </w:rPr>
        <w:t xml:space="preserve">. </w:t>
      </w:r>
      <w:r w:rsidR="00B720B2" w:rsidRPr="008C7178">
        <w:rPr>
          <w:szCs w:val="24"/>
        </w:rPr>
        <w:t xml:space="preserve">Individuals in “cold states” consistently underpredict the challenges associated with meeting affectively-relevant goals during “hot states” </w:t>
      </w:r>
      <w:r w:rsidR="0047236C">
        <w:rPr>
          <w:szCs w:val="24"/>
        </w:rPr>
        <w:fldChar w:fldCharType="begin"/>
      </w:r>
      <w:r w:rsidR="007B47B5">
        <w:rPr>
          <w:szCs w:val="24"/>
        </w:rPr>
        <w:instrText xml:space="preserve"> ADDIN ZOTERO_ITEM CSL_CITATION {"citationID":"lOwqpP9j","properties":{"formattedCitation":"(Sayette et al., 2008; Van Boven &amp; Loewenstein, 2003)","plainCitation":"(Sayette et al., 2008; Van Boven &amp; Loewenstein, 2003)","noteIndex":0},"citationItems":[{"id":3739,"uris":["http://zotero.org/users/6239255/items/L5DVCVBD"],"itemData":{"id":3739,"type":"article-journal","abstract":"Many decisions related to cigarette smoking require people in an affectively neutral, or ‘‘cold,’’ state to predict how they will feel or behave when in a craving, or ‘‘hot,’’ state. Research in other domains has revealed that individuals in cold states often underestimate the impact of being in a hot state on their own future behavior. In a study testing whether this is true of cigarette craving, 98 smokers were assigned to one of three conditions: hot (during a high-craving ﬁrst session, they made predictions about a high-craving state in a second session), cold (during a low-craving ﬁrst session, they made predictions about a high-craving state in a second session), and comparison (they experienced a high-craving session only). As predicted, in contrast to smokers in the hot group, smokers in the cold group underpredicted the value they would place on smoking during the second session. Results support the existence of a cold-to-hot empathy gap in smokers and help to explain diverse aspects of tobacco addiction.","container-title":"Psychological Science","DOI":"10.1111/j.1467-9280.2008.02178.x","ISSN":"0956-7976, 1467-9280","issue":"9","journalAbbreviation":"Psychol Sci","language":"en","page":"926-932","source":"DOI.org (Crossref)","title":"Exploring the Cold-to-Hot Empathy Gap in Smokers","volume":"19","author":[{"family":"Sayette","given":"Michael A."},{"family":"Loewenstein","given":"George"},{"family":"Griffin","given":"Kasey M."},{"family":"Black","given":"Jessica J."}],"issued":{"date-parts":[["2008",9]]}}},{"id":3740,"uris":["http://zotero.org/users/6239255/items/WV76XXQ2"],"itemData":{"id":3740,"type":"article-journal","abstract":"The authors hypothesized that people's predictions of how other people feel in emotionally arousing situations are often based on people's predictions of how they themselves would feel in those situations. Indeed, most participants in Study 1 reported predicting hungry hikers' feelings by mentally trading places with them, imagining what their own feelings would be in the hikers' situation. Because people's predictions of their own feelings tend to be biased in the direction of their current drive states, we hypothesized that mentally trading places would lead to social projection of transient drive states. In Study 2, participants' predictions of whether thirst or hunger would be more bothersome to hikers lost without food or water were biased in the direction of participants' own exercise-induced thirst. Furthermore, participants' predictions of how they would feel in the hikers' situation statistically mediated the effect of exercise on their predictions of the hikers' feelings.","container-title":"Personality and Social Psychology Bulletin","DOI":"10.1177/0146167203254597","ISSN":"0146-1672, 1552-7433","issue":"9","journalAbbreviation":"Pers Soc Psychol Bull","language":"en","page":"1159-1168","source":"DOI.org (Crossref)","title":"Social Projection of Transient Drive States","volume":"29","author":[{"family":"Van Boven","given":"Leaf"},{"family":"Loewenstein","given":"George"}],"issued":{"date-parts":[["2003",9]]}}}],"schema":"https://github.com/citation-style-language/schema/raw/master/csl-citation.json"} </w:instrText>
      </w:r>
      <w:r w:rsidR="0047236C">
        <w:rPr>
          <w:szCs w:val="24"/>
        </w:rPr>
        <w:fldChar w:fldCharType="separate"/>
      </w:r>
      <w:r w:rsidR="00054CD8" w:rsidRPr="00054CD8">
        <w:t>(Sayette et al., 2008; Van Boven &amp; Loewenstein, 2003)</w:t>
      </w:r>
      <w:r w:rsidR="0047236C">
        <w:rPr>
          <w:szCs w:val="24"/>
        </w:rPr>
        <w:fldChar w:fldCharType="end"/>
      </w:r>
      <w:r w:rsidR="00B720B2" w:rsidRPr="008C7178">
        <w:rPr>
          <w:szCs w:val="24"/>
        </w:rPr>
        <w:t xml:space="preserve">. Such a pattern mirrors the differences observed between Experiments 1 </w:t>
      </w:r>
      <w:r w:rsidR="005C0C32">
        <w:rPr>
          <w:szCs w:val="24"/>
        </w:rPr>
        <w:t>and</w:t>
      </w:r>
      <w:r w:rsidR="00B720B2" w:rsidRPr="008C7178">
        <w:rPr>
          <w:szCs w:val="24"/>
        </w:rPr>
        <w:t xml:space="preserve"> 2, wherein decontextualizing events (i.e., shifting from a hot state to a cold state) yielded a predictable pattern in strategy choice not observed during hot state ER usage. </w:t>
      </w:r>
      <w:r>
        <w:rPr>
          <w:szCs w:val="24"/>
        </w:rPr>
        <w:t xml:space="preserve">Such patterns highlight that emotion self-regulation is a complex, multi-faceted construct and different proportions of its variability may be better captured by different approaches </w:t>
      </w:r>
      <w:r w:rsidR="00054CD8">
        <w:rPr>
          <w:szCs w:val="24"/>
        </w:rPr>
        <w:fldChar w:fldCharType="begin"/>
      </w:r>
      <w:r w:rsidR="007B47B5">
        <w:rPr>
          <w:szCs w:val="24"/>
        </w:rPr>
        <w:instrText xml:space="preserve"> ADDIN ZOTERO_ITEM CSL_CITATION {"citationID":"rGEXU2eF","properties":{"formattedCitation":"(Friedman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54CD8">
        <w:rPr>
          <w:szCs w:val="24"/>
        </w:rPr>
        <w:fldChar w:fldCharType="separate"/>
      </w:r>
      <w:r w:rsidR="00054CD8" w:rsidRPr="00054CD8">
        <w:t>(Friedman &amp; Gustavson, 2022)</w:t>
      </w:r>
      <w:r w:rsidR="00054CD8">
        <w:rPr>
          <w:szCs w:val="24"/>
        </w:rPr>
        <w:fldChar w:fldCharType="end"/>
      </w:r>
      <w:r>
        <w:rPr>
          <w:szCs w:val="24"/>
        </w:rPr>
        <w:t xml:space="preserve">. </w:t>
      </w:r>
      <w:r w:rsidR="00B720B2" w:rsidRPr="008C7178">
        <w:rPr>
          <w:szCs w:val="24"/>
        </w:rPr>
        <w:t xml:space="preserve">Though this study is the first to our knowledge that has utilized </w:t>
      </w:r>
      <w:r w:rsidR="005C0C32">
        <w:rPr>
          <w:szCs w:val="24"/>
        </w:rPr>
        <w:t xml:space="preserve">a high-intensity, high-stimulation </w:t>
      </w:r>
      <w:r w:rsidR="00170D09">
        <w:rPr>
          <w:szCs w:val="24"/>
        </w:rPr>
        <w:t>quasi-natural</w:t>
      </w:r>
      <w:r w:rsidR="00B720B2" w:rsidRPr="008C7178">
        <w:rPr>
          <w:szCs w:val="24"/>
        </w:rPr>
        <w:t>istic paradigm to demonstrate this in the domain of ER, similar approaches have demonstrated similar discrepancies in moral domains</w:t>
      </w:r>
      <w:r w:rsidR="00054CD8">
        <w:rPr>
          <w:szCs w:val="24"/>
        </w:rPr>
        <w:t xml:space="preserve"> </w:t>
      </w:r>
      <w:r w:rsidR="00054CD8">
        <w:rPr>
          <w:szCs w:val="24"/>
        </w:rPr>
        <w:fldChar w:fldCharType="begin"/>
      </w:r>
      <w:r w:rsidR="007B47B5">
        <w:rPr>
          <w:szCs w:val="24"/>
        </w:rPr>
        <w:instrText xml:space="preserve"> ADDIN ZOTERO_ITEM CSL_CITATION {"citationID":"p7SIfO5i","properties":{"formattedCitation":"(FeldmanHall et al., 2012)","plainCitation":"(FeldmanHall et al., 2012)","noteIndex":0},"citationItems":[{"id":9021,"uris":["http://zotero.org/users/6239255/items/9L5RXCV5"],"itemData":{"id":9021,"type":"article-journal","abstract":"Moral ideals are strongly ingrained within society and individuals alike, but actual moral choices are profoundly inﬂuenced by tangible rewards and consequences. Across two studies we show that real moral decisions can dramatically contradict moral choices made in hypothetical scenarios (Study 1). However, by systematically enhancing the contextual information available to subjects when addressing a hypothetical moral problem—thereby reducing the opportunity for mental simulation—we were able to incrementally bring subjects’ responses in line with their moral behaviour in real situations (Study 2). These results imply that previous work relying mainly on decontextualized hypothetical scenarios may not accurately reﬂect moral decisions in everyday life. The ﬁndings also shed light on contextual factors that can alter how moral decisions are made, such as the salience of a personal gain.","container-title":"Cognition","DOI":"10.1016/j.cognition.2012.02.001","ISSN":"00100277","issue":"3","journalAbbreviation":"Cognition","language":"en","page":"434-441","source":"DOI.org (Crossref)","title":"What we say and what we do: The relationship between real and hypothetical moral choices","title-short":"What we say and what we do","volume":"123","author":[{"family":"FeldmanHall","given":"Oriel"},{"family":"Mobbs","given":"Dean"},{"family":"Evans","given":"Davy"},{"family":"Hiscox","given":"Lucy"},{"family":"Navrady","given":"Lauren"},{"family":"Dalgleish","given":"Tim"}],"issued":{"date-parts":[["2012",6]]}}}],"schema":"https://github.com/citation-style-language/schema/raw/master/csl-citation.json"} </w:instrText>
      </w:r>
      <w:r w:rsidR="00054CD8">
        <w:rPr>
          <w:szCs w:val="24"/>
        </w:rPr>
        <w:fldChar w:fldCharType="separate"/>
      </w:r>
      <w:r w:rsidR="00054CD8" w:rsidRPr="00054CD8">
        <w:t>(FeldmanHall et al., 2012)</w:t>
      </w:r>
      <w:r w:rsidR="00054CD8">
        <w:rPr>
          <w:szCs w:val="24"/>
        </w:rPr>
        <w:fldChar w:fldCharType="end"/>
      </w:r>
      <w:r w:rsidR="00B720B2" w:rsidRPr="008C7178">
        <w:rPr>
          <w:szCs w:val="24"/>
        </w:rPr>
        <w:t xml:space="preserve">.   </w:t>
      </w:r>
    </w:p>
    <w:p w14:paraId="2EFB9A53" w14:textId="71FA5F2F" w:rsidR="00EC3FBC" w:rsidRDefault="00B720B2" w:rsidP="000967D7">
      <w:pPr>
        <w:spacing w:after="0" w:line="480" w:lineRule="auto"/>
        <w:ind w:left="0" w:firstLine="720"/>
        <w:rPr>
          <w:szCs w:val="24"/>
        </w:rPr>
      </w:pPr>
      <w:r w:rsidRPr="008C7178">
        <w:rPr>
          <w:szCs w:val="24"/>
        </w:rPr>
        <w:t xml:space="preserve">There are several limitations in our experimental approach that </w:t>
      </w:r>
      <w:r w:rsidR="00CB34D6">
        <w:rPr>
          <w:szCs w:val="24"/>
        </w:rPr>
        <w:t>have not</w:t>
      </w:r>
      <w:r w:rsidRPr="008C7178">
        <w:rPr>
          <w:szCs w:val="24"/>
        </w:rPr>
        <w:t xml:space="preserve"> be</w:t>
      </w:r>
      <w:r w:rsidR="00CB34D6">
        <w:rPr>
          <w:szCs w:val="24"/>
        </w:rPr>
        <w:t>en</w:t>
      </w:r>
      <w:r w:rsidRPr="008C7178">
        <w:rPr>
          <w:szCs w:val="24"/>
        </w:rPr>
        <w:t xml:space="preserve"> noted. First, our aims </w:t>
      </w:r>
      <w:r w:rsidR="005C0C32">
        <w:rPr>
          <w:szCs w:val="24"/>
        </w:rPr>
        <w:t>were</w:t>
      </w:r>
      <w:r w:rsidR="00034D34">
        <w:rPr>
          <w:szCs w:val="24"/>
        </w:rPr>
        <w:t xml:space="preserve"> relatively narrow in comparison to the vast emotion regulation behavior variability </w:t>
      </w:r>
      <w:r w:rsidR="00034D34">
        <w:rPr>
          <w:szCs w:val="24"/>
        </w:rPr>
        <w:lastRenderedPageBreak/>
        <w:t xml:space="preserve">captured by this dataset and </w:t>
      </w:r>
      <w:r w:rsidRPr="008C7178">
        <w:rPr>
          <w:szCs w:val="24"/>
        </w:rPr>
        <w:t>resulted in excluding many observations</w:t>
      </w:r>
      <w:r w:rsidR="005C0C32">
        <w:rPr>
          <w:szCs w:val="24"/>
        </w:rPr>
        <w:t xml:space="preserve"> that did not meet our inclusion criteria.</w:t>
      </w:r>
      <w:r w:rsidR="00023609">
        <w:rPr>
          <w:szCs w:val="24"/>
        </w:rPr>
        <w:t xml:space="preserve"> </w:t>
      </w:r>
      <w:r w:rsidR="00034D34">
        <w:rPr>
          <w:szCs w:val="24"/>
        </w:rPr>
        <w:t>More analyses are needed and planned to fully explore this space</w:t>
      </w:r>
      <w:r w:rsidRPr="008C7178">
        <w:rPr>
          <w:szCs w:val="24"/>
        </w:rPr>
        <w:t xml:space="preserve">. Additionally, </w:t>
      </w:r>
      <w:r w:rsidR="00A45523">
        <w:rPr>
          <w:szCs w:val="24"/>
        </w:rPr>
        <w:t xml:space="preserve">though </w:t>
      </w:r>
      <w:r w:rsidR="00CB34D6">
        <w:rPr>
          <w:szCs w:val="24"/>
        </w:rPr>
        <w:t xml:space="preserve">many features </w:t>
      </w:r>
      <w:r w:rsidR="00034D34">
        <w:rPr>
          <w:szCs w:val="24"/>
        </w:rPr>
        <w:t>of our design mirror</w:t>
      </w:r>
      <w:r w:rsidR="00A45523">
        <w:rPr>
          <w:szCs w:val="24"/>
        </w:rPr>
        <w:t xml:space="preserve"> regulat</w:t>
      </w:r>
      <w:r w:rsidR="00034D34">
        <w:rPr>
          <w:szCs w:val="24"/>
        </w:rPr>
        <w:t>ion of</w:t>
      </w:r>
      <w:r w:rsidR="00A45523">
        <w:rPr>
          <w:szCs w:val="24"/>
        </w:rPr>
        <w:t xml:space="preserve"> emotions</w:t>
      </w:r>
      <w:r w:rsidR="00034D34">
        <w:rPr>
          <w:szCs w:val="24"/>
        </w:rPr>
        <w:t xml:space="preserve"> in everyday life, haunted houses may have limited generalizability to other high-intensity settings that we commonly experience</w:t>
      </w:r>
      <w:r w:rsidR="00054CD8">
        <w:rPr>
          <w:szCs w:val="24"/>
        </w:rPr>
        <w:t xml:space="preserve"> </w:t>
      </w:r>
      <w:r w:rsidR="00054CD8">
        <w:rPr>
          <w:szCs w:val="24"/>
        </w:rPr>
        <w:fldChar w:fldCharType="begin"/>
      </w:r>
      <w:r w:rsidR="007B47B5">
        <w:rPr>
          <w:szCs w:val="24"/>
        </w:rPr>
        <w:instrText xml:space="preserve"> ADDIN ZOTERO_ITEM CSL_CITATION {"citationID":"CrEJNpg8","properties":{"formattedCitation":"(Clasen, 2019; Tashjian et al., 2022)","plainCitation":"(Clasen, 2019;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054CD8">
        <w:rPr>
          <w:szCs w:val="24"/>
        </w:rPr>
        <w:fldChar w:fldCharType="separate"/>
      </w:r>
      <w:r w:rsidR="007B651D" w:rsidRPr="007B651D">
        <w:t>(Clasen, 2019; Tashjian et al., 2022)</w:t>
      </w:r>
      <w:r w:rsidR="00054CD8">
        <w:rPr>
          <w:szCs w:val="24"/>
        </w:rPr>
        <w:fldChar w:fldCharType="end"/>
      </w:r>
      <w:r w:rsidR="00034D34">
        <w:rPr>
          <w:szCs w:val="24"/>
        </w:rPr>
        <w:t xml:space="preserve"> and </w:t>
      </w:r>
      <w:r w:rsidR="00061A33">
        <w:rPr>
          <w:szCs w:val="24"/>
        </w:rPr>
        <w:t xml:space="preserve">the </w:t>
      </w:r>
      <w:r w:rsidR="00034D34">
        <w:rPr>
          <w:szCs w:val="24"/>
        </w:rPr>
        <w:t>purpose haunted houses commonly serve (i.e., entertainment) could also circumscribe their generalizability to graver situations</w:t>
      </w:r>
      <w:r w:rsidRPr="008C7178">
        <w:rPr>
          <w:szCs w:val="24"/>
        </w:rPr>
        <w:t>. The use of a haunted house as our setting also may have resulted in self-selection biases</w:t>
      </w:r>
      <w:r w:rsidR="00034D34">
        <w:rPr>
          <w:szCs w:val="24"/>
        </w:rPr>
        <w:t xml:space="preserve"> within our sample</w:t>
      </w:r>
      <w:r w:rsidRPr="008C7178">
        <w:rPr>
          <w:szCs w:val="24"/>
        </w:rPr>
        <w:t>.</w:t>
      </w:r>
      <w:r w:rsidR="00034D34">
        <w:rPr>
          <w:szCs w:val="24"/>
        </w:rPr>
        <w:t xml:space="preserve"> To monitor this, participants were asked several questions regarding their motivations and expectations regarding participation.</w:t>
      </w:r>
      <w:r w:rsidRPr="008C7178">
        <w:rPr>
          <w:szCs w:val="24"/>
        </w:rPr>
        <w:t xml:space="preserve"> When asked about motivations for participating, thrill seeking (x = 65.7, 0 – 100 scale) was slightly above the average of all motivations (x = 52.0, </w:t>
      </w:r>
      <w:proofErr w:type="spellStart"/>
      <w:r w:rsidRPr="008C7178">
        <w:rPr>
          <w:szCs w:val="24"/>
        </w:rPr>
        <w:t>sd</w:t>
      </w:r>
      <w:proofErr w:type="spellEnd"/>
      <w:r w:rsidRPr="008C7178">
        <w:rPr>
          <w:szCs w:val="24"/>
        </w:rPr>
        <w:t xml:space="preserve"> = 28.5) and enjoyment of fear was just above the scale midpoint (x = 3.88, 0 – 6 scale).</w:t>
      </w:r>
      <w:r w:rsidR="00EC3FBC">
        <w:rPr>
          <w:szCs w:val="24"/>
        </w:rPr>
        <w:t xml:space="preserve"> This means that our participants may have had somewhat atypical regulatory motivations relative to individuals who do not willingly sign up for haunted house studies. </w:t>
      </w:r>
      <w:r w:rsidR="00C240EC">
        <w:rPr>
          <w:szCs w:val="24"/>
        </w:rPr>
        <w:t xml:space="preserve">Additionally, we unfortunately do not have measures of startle sensitivity or fear-enjoyment from Experiment 2 participants, which may explain some of the differences in regulatory behaviors between samples. As such, further investigation into the effects of both context and individual differences upon regulatory behaviors </w:t>
      </w:r>
      <w:proofErr w:type="gramStart"/>
      <w:r w:rsidR="00C240EC">
        <w:rPr>
          <w:szCs w:val="24"/>
        </w:rPr>
        <w:t>are</w:t>
      </w:r>
      <w:proofErr w:type="gramEnd"/>
      <w:r w:rsidR="00C240EC">
        <w:rPr>
          <w:szCs w:val="24"/>
        </w:rPr>
        <w:t xml:space="preserve"> warranted. </w:t>
      </w:r>
    </w:p>
    <w:p w14:paraId="00A6FD1A" w14:textId="5E41F84E" w:rsidR="00061A33" w:rsidRDefault="00061A33" w:rsidP="000967D7">
      <w:pPr>
        <w:spacing w:after="0" w:line="480" w:lineRule="auto"/>
        <w:ind w:left="0" w:firstLine="720"/>
        <w:rPr>
          <w:szCs w:val="24"/>
        </w:rPr>
      </w:pPr>
      <w:r>
        <w:rPr>
          <w:szCs w:val="24"/>
        </w:rPr>
        <w:t xml:space="preserve">A small but important contingent of the existing emotion regulation literature has highlighted </w:t>
      </w:r>
      <w:proofErr w:type="spellStart"/>
      <w:r>
        <w:rPr>
          <w:szCs w:val="24"/>
        </w:rPr>
        <w:t>intrastrategy</w:t>
      </w:r>
      <w:proofErr w:type="spellEnd"/>
      <w:r>
        <w:rPr>
          <w:szCs w:val="24"/>
        </w:rPr>
        <w:t xml:space="preserve"> heterogeneity in the regulation techniques that we had examined </w:t>
      </w:r>
      <w:r>
        <w:rPr>
          <w:szCs w:val="24"/>
        </w:rPr>
        <w:fldChar w:fldCharType="begin"/>
      </w:r>
      <w:r w:rsidR="007B47B5">
        <w:rPr>
          <w:szCs w:val="24"/>
        </w:rPr>
        <w:instrText xml:space="preserve"> ADDIN ZOTERO_ITEM CSL_CITATION {"citationID":"ZHOETgDB","properties":{"formattedCitation":"(Uusberg et al., 2019; Webb et al., 2012)","plainCitation":"(Uusberg et al., 2019; Webb et al., 2012)","noteIndex":0},"citationItems":[{"id":17320,"uris":["http://zotero.org/users/6239255/items/VEAFCWZT"],"itemData":{"id":17320,"type":"article-journal","abstract":"What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Pr>
          <w:szCs w:val="24"/>
        </w:rPr>
        <w:fldChar w:fldCharType="separate"/>
      </w:r>
      <w:r w:rsidR="0023367E" w:rsidRPr="0023367E">
        <w:t>(Uusberg et al., 2019; Webb et al., 2012)</w:t>
      </w:r>
      <w:r>
        <w:rPr>
          <w:szCs w:val="24"/>
        </w:rPr>
        <w:fldChar w:fldCharType="end"/>
      </w:r>
      <w:r>
        <w:rPr>
          <w:szCs w:val="24"/>
        </w:rPr>
        <w:t>.</w:t>
      </w:r>
      <w:r w:rsidR="0023367E">
        <w:rPr>
          <w:szCs w:val="24"/>
        </w:rPr>
        <w:t xml:space="preserve"> For example, Webb and colleagues identified at least three distinct emotion regulation approaches </w:t>
      </w:r>
      <w:del w:id="284" w:author="Billy Mitchell" w:date="2023-11-07T13:34:00Z">
        <w:r w:rsidR="0023367E" w:rsidDel="0038635A">
          <w:rPr>
            <w:szCs w:val="24"/>
          </w:rPr>
          <w:delText>which</w:delText>
        </w:r>
      </w:del>
      <w:ins w:id="285" w:author="Billy Mitchell" w:date="2023-11-07T13:34:00Z">
        <w:r w:rsidR="0038635A">
          <w:rPr>
            <w:szCs w:val="24"/>
          </w:rPr>
          <w:t>that</w:t>
        </w:r>
      </w:ins>
      <w:r w:rsidR="0023367E">
        <w:rPr>
          <w:szCs w:val="24"/>
        </w:rPr>
        <w:t xml:space="preserve"> could be categorized as reappraisal </w:t>
      </w:r>
      <w:r w:rsidR="00F20EDF">
        <w:rPr>
          <w:szCs w:val="24"/>
        </w:rPr>
        <w:t>(</w:t>
      </w:r>
      <w:ins w:id="286" w:author="Billy Mitchell" w:date="2023-11-07T13:35:00Z">
        <w:r w:rsidR="0038635A">
          <w:rPr>
            <w:szCs w:val="24"/>
          </w:rPr>
          <w:t xml:space="preserve">i.e., </w:t>
        </w:r>
      </w:ins>
      <w:del w:id="287" w:author="Billy Mitchell" w:date="2023-11-07T13:34:00Z">
        <w:r w:rsidR="00F20EDF" w:rsidDel="0038635A">
          <w:rPr>
            <w:szCs w:val="24"/>
          </w:rPr>
          <w:delText>R</w:delText>
        </w:r>
      </w:del>
      <w:ins w:id="288" w:author="Billy Mitchell" w:date="2023-11-07T13:34:00Z">
        <w:r w:rsidR="0038635A">
          <w:rPr>
            <w:szCs w:val="24"/>
          </w:rPr>
          <w:t>r</w:t>
        </w:r>
      </w:ins>
      <w:r w:rsidR="00F20EDF">
        <w:rPr>
          <w:szCs w:val="24"/>
        </w:rPr>
        <w:t xml:space="preserve">eappraising the stimulus, </w:t>
      </w:r>
      <w:del w:id="289" w:author="Billy Mitchell" w:date="2023-11-07T13:34:00Z">
        <w:r w:rsidR="00F20EDF" w:rsidDel="0038635A">
          <w:rPr>
            <w:szCs w:val="24"/>
          </w:rPr>
          <w:delText>Reappraising</w:delText>
        </w:r>
      </w:del>
      <w:ins w:id="290" w:author="Billy Mitchell" w:date="2023-11-07T13:34:00Z">
        <w:r w:rsidR="0038635A">
          <w:rPr>
            <w:szCs w:val="24"/>
          </w:rPr>
          <w:t>reappraising</w:t>
        </w:r>
      </w:ins>
      <w:r w:rsidR="00F20EDF">
        <w:rPr>
          <w:szCs w:val="24"/>
        </w:rPr>
        <w:t xml:space="preserve"> the emotional response, </w:t>
      </w:r>
      <w:ins w:id="291" w:author="Billy Mitchell" w:date="2023-11-07T13:34:00Z">
        <w:r w:rsidR="0038635A">
          <w:rPr>
            <w:szCs w:val="24"/>
          </w:rPr>
          <w:t>r</w:t>
        </w:r>
      </w:ins>
      <w:del w:id="292" w:author="Billy Mitchell" w:date="2023-11-07T13:34:00Z">
        <w:r w:rsidR="00F20EDF" w:rsidDel="0038635A">
          <w:rPr>
            <w:szCs w:val="24"/>
          </w:rPr>
          <w:delText>R</w:delText>
        </w:r>
      </w:del>
      <w:r w:rsidR="00F20EDF">
        <w:rPr>
          <w:szCs w:val="24"/>
        </w:rPr>
        <w:t>eapprais</w:t>
      </w:r>
      <w:ins w:id="293" w:author="Billy Mitchell" w:date="2023-11-07T13:34:00Z">
        <w:r w:rsidR="0038635A">
          <w:rPr>
            <w:szCs w:val="24"/>
          </w:rPr>
          <w:t>al</w:t>
        </w:r>
      </w:ins>
      <w:del w:id="294" w:author="Billy Mitchell" w:date="2023-11-07T13:34:00Z">
        <w:r w:rsidR="00F20EDF" w:rsidDel="0038635A">
          <w:rPr>
            <w:szCs w:val="24"/>
          </w:rPr>
          <w:delText>e</w:delText>
        </w:r>
      </w:del>
      <w:r w:rsidR="00F20EDF">
        <w:rPr>
          <w:szCs w:val="24"/>
        </w:rPr>
        <w:t xml:space="preserve"> via perspective-taking) </w:t>
      </w:r>
      <w:r w:rsidR="0023367E">
        <w:rPr>
          <w:szCs w:val="24"/>
        </w:rPr>
        <w:t xml:space="preserve">and these reappraisal subtypes demonstrate varying effectiveness in modulating emotion </w:t>
      </w:r>
      <w:r w:rsidR="0023367E">
        <w:rPr>
          <w:szCs w:val="24"/>
        </w:rPr>
        <w:lastRenderedPageBreak/>
        <w:t>depending upon situational</w:t>
      </w:r>
      <w:r w:rsidR="00F20EDF">
        <w:rPr>
          <w:szCs w:val="24"/>
        </w:rPr>
        <w:t xml:space="preserve"> and personal</w:t>
      </w:r>
      <w:r w:rsidR="0023367E">
        <w:rPr>
          <w:szCs w:val="24"/>
        </w:rPr>
        <w:t xml:space="preserve"> factors. It may be the case that specific types of reappraisal and distraction demonstrate an intensity-selection relationship that better mirrors the canonical association observed in lab studies, but testing such a question would necessitate far more observations than are available in this dataset.   </w:t>
      </w:r>
    </w:p>
    <w:p w14:paraId="7FF5C8CC" w14:textId="7A7ACA1E" w:rsidR="00654027" w:rsidRDefault="001162B0" w:rsidP="000967D7">
      <w:pPr>
        <w:spacing w:after="0" w:line="480" w:lineRule="auto"/>
        <w:ind w:left="0" w:firstLine="720"/>
        <w:rPr>
          <w:szCs w:val="24"/>
        </w:rPr>
      </w:pPr>
      <w:r>
        <w:rPr>
          <w:szCs w:val="24"/>
        </w:rPr>
        <w:t>Due to resource constraints, participants also necessarily experienced the haunted house in groups.</w:t>
      </w:r>
      <w:r w:rsidR="00B720B2" w:rsidRPr="008C7178">
        <w:rPr>
          <w:szCs w:val="24"/>
        </w:rPr>
        <w:t xml:space="preserve"> </w:t>
      </w:r>
      <w:r w:rsidR="00A45523">
        <w:rPr>
          <w:szCs w:val="24"/>
        </w:rPr>
        <w:t xml:space="preserve">Although participants were instructed to not discuss their </w:t>
      </w:r>
      <w:r w:rsidR="00B671FF">
        <w:rPr>
          <w:szCs w:val="24"/>
        </w:rPr>
        <w:t>experiences</w:t>
      </w:r>
      <w:r w:rsidR="00A45523">
        <w:rPr>
          <w:szCs w:val="24"/>
        </w:rPr>
        <w:t>, the group context</w:t>
      </w:r>
      <w:r w:rsidR="00B671FF">
        <w:rPr>
          <w:szCs w:val="24"/>
        </w:rPr>
        <w:t xml:space="preserve"> in which the experience occurred m</w:t>
      </w:r>
      <w:r w:rsidR="00A45523">
        <w:rPr>
          <w:szCs w:val="24"/>
        </w:rPr>
        <w:t xml:space="preserve">ay have influenced </w:t>
      </w:r>
      <w:r w:rsidR="00B671FF">
        <w:rPr>
          <w:szCs w:val="24"/>
        </w:rPr>
        <w:t>behavior choices and cognitive perceptions</w:t>
      </w:r>
      <w:r w:rsidR="00B720B2" w:rsidRPr="008C7178">
        <w:rPr>
          <w:szCs w:val="24"/>
        </w:rPr>
        <w:t>.</w:t>
      </w:r>
      <w:r>
        <w:rPr>
          <w:szCs w:val="24"/>
        </w:rPr>
        <w:t xml:space="preserve"> However, post-hoc analyses failed to find any association between group membership and strategy usage (F(30,45) = 0.93, p = 0.57). The presence and strength of friendship among group members was also assessed and was not predictive of regulation (t(60) = -0.4, p = 0.70). Lastly, some events had to be captured at a delay due to collaboration with a memory study, which calls into question the reliability of some responses. </w:t>
      </w:r>
      <w:r w:rsidR="00B720B2" w:rsidRPr="008C7178">
        <w:rPr>
          <w:szCs w:val="24"/>
        </w:rPr>
        <w:t xml:space="preserve">Future research should limit the delay between experience and report as much as possible without interfering with the emotional event. </w:t>
      </w:r>
      <w:r>
        <w:rPr>
          <w:szCs w:val="24"/>
        </w:rPr>
        <w:t xml:space="preserve">Future research might also take interest in the </w:t>
      </w:r>
      <w:r w:rsidR="00023609">
        <w:rPr>
          <w:szCs w:val="24"/>
        </w:rPr>
        <w:t>order of strategies reported in regulation-challenging situations; that is to say, does the likelihood of using a reappraisal strategy for a given person in this context increase with each failed attempt to engage distraction? Although we did not have sufficient observations to examine the data with such granularity, examining associations between the intensity of specific emotions and regulation usage might also be of particular interest to future researchers in this space</w:t>
      </w:r>
      <w:r w:rsidR="00C52CA8">
        <w:rPr>
          <w:szCs w:val="24"/>
        </w:rPr>
        <w:t xml:space="preserve"> </w:t>
      </w:r>
      <w:r w:rsidR="00C52CA8">
        <w:rPr>
          <w:szCs w:val="24"/>
        </w:rPr>
        <w:fldChar w:fldCharType="begin"/>
      </w:r>
      <w:r w:rsidR="007B47B5">
        <w:rPr>
          <w:szCs w:val="24"/>
        </w:rPr>
        <w:instrText xml:space="preserve"> ADDIN ZOTERO_ITEM CSL_CITATION {"citationID":"MFkSj63U","properties":{"formattedCitation":"(Young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52CA8">
        <w:rPr>
          <w:szCs w:val="24"/>
        </w:rPr>
        <w:fldChar w:fldCharType="separate"/>
      </w:r>
      <w:r w:rsidR="00C52CA8" w:rsidRPr="00C52CA8">
        <w:t>(Young &amp; Suri, 2020)</w:t>
      </w:r>
      <w:r w:rsidR="00C52CA8">
        <w:rPr>
          <w:szCs w:val="24"/>
        </w:rPr>
        <w:fldChar w:fldCharType="end"/>
      </w:r>
      <w:r w:rsidR="00023609">
        <w:rPr>
          <w:szCs w:val="24"/>
        </w:rPr>
        <w:t xml:space="preserve">. </w:t>
      </w:r>
      <w:r w:rsidR="00B720B2" w:rsidRPr="008C7178">
        <w:rPr>
          <w:szCs w:val="24"/>
        </w:rPr>
        <w:t xml:space="preserve">Despite </w:t>
      </w:r>
      <w:r w:rsidR="00C52CA8">
        <w:rPr>
          <w:szCs w:val="24"/>
        </w:rPr>
        <w:t xml:space="preserve">its </w:t>
      </w:r>
      <w:r w:rsidR="00B720B2" w:rsidRPr="008C7178">
        <w:rPr>
          <w:szCs w:val="24"/>
        </w:rPr>
        <w:t xml:space="preserve">limitations, this dataset and approach may be of interest to those exploring spontaneous regulation tendencies from untrained participants in response to both positive and negative events.  </w:t>
      </w:r>
    </w:p>
    <w:p w14:paraId="41374568" w14:textId="26D13D0B" w:rsidR="00425004" w:rsidRPr="008C7178" w:rsidRDefault="00B720B2" w:rsidP="000967D7">
      <w:pPr>
        <w:spacing w:after="0" w:line="480" w:lineRule="auto"/>
        <w:ind w:left="0" w:firstLine="720"/>
        <w:rPr>
          <w:szCs w:val="24"/>
        </w:rPr>
      </w:pPr>
      <w:r w:rsidRPr="008C7178">
        <w:rPr>
          <w:szCs w:val="24"/>
        </w:rPr>
        <w:t xml:space="preserve">Taken together, the present experiments represent what we believe to be the first attempt to </w:t>
      </w:r>
      <w:r w:rsidR="00B671FF">
        <w:rPr>
          <w:szCs w:val="24"/>
        </w:rPr>
        <w:t xml:space="preserve">extend the association observed between affective intensity and ER behavior to </w:t>
      </w:r>
      <w:r w:rsidRPr="008C7178">
        <w:rPr>
          <w:szCs w:val="24"/>
        </w:rPr>
        <w:t xml:space="preserve">a high-intensity </w:t>
      </w:r>
      <w:r w:rsidR="001162B0">
        <w:rPr>
          <w:szCs w:val="24"/>
        </w:rPr>
        <w:lastRenderedPageBreak/>
        <w:t>high-stimulation</w:t>
      </w:r>
      <w:r w:rsidRPr="008C7178">
        <w:rPr>
          <w:szCs w:val="24"/>
        </w:rPr>
        <w:t xml:space="preserve"> setting </w:t>
      </w:r>
      <w:r w:rsidR="00B671FF">
        <w:rPr>
          <w:szCs w:val="24"/>
        </w:rPr>
        <w:t xml:space="preserve">using </w:t>
      </w:r>
      <w:r w:rsidRPr="008C7178">
        <w:rPr>
          <w:szCs w:val="24"/>
        </w:rPr>
        <w:t xml:space="preserve">untrained participants. This approach offers an alternative means of exploring emotion regulation usage </w:t>
      </w:r>
      <w:r w:rsidR="001162B0">
        <w:rPr>
          <w:szCs w:val="24"/>
        </w:rPr>
        <w:t>while pursuing greater</w:t>
      </w:r>
      <w:r w:rsidRPr="008C7178">
        <w:rPr>
          <w:szCs w:val="24"/>
        </w:rPr>
        <w:t xml:space="preserve"> </w:t>
      </w:r>
      <w:proofErr w:type="gramStart"/>
      <w:r w:rsidRPr="008C7178">
        <w:rPr>
          <w:szCs w:val="24"/>
        </w:rPr>
        <w:t>ecologically-valid</w:t>
      </w:r>
      <w:proofErr w:type="gramEnd"/>
      <w:r w:rsidRPr="008C7178">
        <w:rPr>
          <w:szCs w:val="24"/>
        </w:rPr>
        <w:t xml:space="preserve"> </w:t>
      </w:r>
      <w:r w:rsidR="001162B0">
        <w:rPr>
          <w:szCs w:val="24"/>
        </w:rPr>
        <w:t>in study design</w:t>
      </w:r>
      <w:r w:rsidRPr="008C7178">
        <w:rPr>
          <w:szCs w:val="24"/>
        </w:rPr>
        <w:t xml:space="preserve">. Our data and results may be of particular interest to other emotion, self-regulation, and cognitive control researchers interested in </w:t>
      </w:r>
      <w:r w:rsidR="00170D09">
        <w:rPr>
          <w:szCs w:val="24"/>
        </w:rPr>
        <w:t>quasi-natural</w:t>
      </w:r>
      <w:r w:rsidRPr="008C7178">
        <w:rPr>
          <w:szCs w:val="24"/>
        </w:rPr>
        <w:t xml:space="preserve">istic design. In failing to replicate lab results with Studies 1 but finding a modest association in Study </w:t>
      </w:r>
      <w:r w:rsidR="001162B0">
        <w:rPr>
          <w:szCs w:val="24"/>
        </w:rPr>
        <w:t>2</w:t>
      </w:r>
      <w:r w:rsidRPr="008C7178">
        <w:rPr>
          <w:szCs w:val="24"/>
        </w:rPr>
        <w:t xml:space="preserve">, we may </w:t>
      </w:r>
      <w:r w:rsidR="001162B0">
        <w:rPr>
          <w:szCs w:val="24"/>
        </w:rPr>
        <w:t>offer greater support for the importance of context in determining the fit of emotion regulation strategies</w:t>
      </w:r>
      <w:r w:rsidRPr="008C7178">
        <w:rPr>
          <w:szCs w:val="24"/>
        </w:rPr>
        <w:t xml:space="preserve">, though the limitations inherent to this study leave room for other possibilities. </w:t>
      </w:r>
      <w:r w:rsidR="005622A0">
        <w:rPr>
          <w:szCs w:val="24"/>
        </w:rPr>
        <w:t xml:space="preserve">Ultimately, though, this study highlights the importance of extending what we know about regulation in relatively mundane, controlled situations to those crowded, loud, and perhaps uncontrollable contexts in which emotion regulation success could be of dire consequence. </w:t>
      </w:r>
    </w:p>
    <w:bookmarkEnd w:id="33"/>
    <w:bookmarkEnd w:id="283"/>
    <w:p w14:paraId="71396DCA" w14:textId="77B4AD01" w:rsidR="006725C8" w:rsidRDefault="006725C8" w:rsidP="000967D7">
      <w:pPr>
        <w:spacing w:after="160" w:line="259" w:lineRule="auto"/>
        <w:ind w:left="0" w:firstLine="0"/>
        <w:rPr>
          <w:b/>
          <w:szCs w:val="24"/>
        </w:rPr>
      </w:pPr>
      <w:r>
        <w:rPr>
          <w:b/>
          <w:szCs w:val="24"/>
        </w:rPr>
        <w:br w:type="page"/>
      </w:r>
    </w:p>
    <w:p w14:paraId="283B1D1A" w14:textId="19D73C85" w:rsidR="00425004" w:rsidRPr="008C7178" w:rsidRDefault="00654027" w:rsidP="000967D7">
      <w:pPr>
        <w:spacing w:after="0" w:line="480" w:lineRule="auto"/>
        <w:ind w:left="0" w:firstLine="0"/>
        <w:rPr>
          <w:szCs w:val="24"/>
        </w:rPr>
      </w:pPr>
      <w:r>
        <w:rPr>
          <w:b/>
          <w:szCs w:val="24"/>
        </w:rPr>
        <w:lastRenderedPageBreak/>
        <w:t>A</w:t>
      </w:r>
      <w:r w:rsidR="00B720B2" w:rsidRPr="008C7178">
        <w:rPr>
          <w:b/>
          <w:szCs w:val="24"/>
        </w:rPr>
        <w:t xml:space="preserve">cknowledgments: </w:t>
      </w:r>
    </w:p>
    <w:p w14:paraId="7ED83AB8" w14:textId="405331CE" w:rsidR="00425004" w:rsidRPr="008C7178" w:rsidRDefault="00B720B2" w:rsidP="000967D7">
      <w:pPr>
        <w:spacing w:after="0" w:line="480" w:lineRule="auto"/>
        <w:ind w:left="0" w:firstLine="0"/>
        <w:rPr>
          <w:szCs w:val="24"/>
        </w:rPr>
      </w:pPr>
      <w:r w:rsidRPr="008C7178">
        <w:rPr>
          <w:szCs w:val="24"/>
        </w:rPr>
        <w:t xml:space="preserve">We thank </w:t>
      </w:r>
      <w:r w:rsidR="0087748B" w:rsidRPr="003D121C">
        <w:rPr>
          <w:szCs w:val="24"/>
        </w:rPr>
        <w:t>Ian O’Shea, Isabel Leiva, Angelique Vittone, Lauren Iglio, Kathryn Lockwood, Devlin Eckardt</w:t>
      </w:r>
      <w:r w:rsidR="0087748B">
        <w:rPr>
          <w:szCs w:val="24"/>
        </w:rPr>
        <w:t>, Adhya Gowda,</w:t>
      </w:r>
      <w:r w:rsidR="0087748B" w:rsidRPr="003D121C">
        <w:rPr>
          <w:szCs w:val="24"/>
        </w:rPr>
        <w:t xml:space="preserve"> and Troy Houser </w:t>
      </w:r>
      <w:r w:rsidRPr="008C7178">
        <w:rPr>
          <w:szCs w:val="24"/>
        </w:rPr>
        <w:t xml:space="preserve">for collecting and/or coding data. </w:t>
      </w:r>
    </w:p>
    <w:p w14:paraId="006A913F" w14:textId="12C5C918"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0967D7">
      <w:pPr>
        <w:spacing w:after="0" w:line="480" w:lineRule="auto"/>
        <w:ind w:left="0" w:firstLine="0"/>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Funding:  </w:t>
      </w:r>
    </w:p>
    <w:p w14:paraId="09A05787" w14:textId="77777777" w:rsidR="0087748B" w:rsidRDefault="0087748B" w:rsidP="000967D7">
      <w:pPr>
        <w:spacing w:after="0" w:line="480" w:lineRule="auto"/>
        <w:ind w:left="0" w:firstLine="0"/>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6D648B1B" w14:textId="674A9608" w:rsidR="00425004" w:rsidRPr="008C7178" w:rsidRDefault="00B720B2" w:rsidP="000967D7">
      <w:pPr>
        <w:spacing w:after="0" w:line="480" w:lineRule="auto"/>
        <w:ind w:left="0" w:firstLine="0"/>
        <w:rPr>
          <w:szCs w:val="24"/>
        </w:rPr>
      </w:pPr>
      <w:r w:rsidRPr="008C7178">
        <w:rPr>
          <w:b/>
          <w:szCs w:val="24"/>
        </w:rPr>
        <w:t xml:space="preserve">Open Practices: </w:t>
      </w:r>
    </w:p>
    <w:p w14:paraId="23C2D77C" w14:textId="7634304C" w:rsidR="009A1A84" w:rsidRPr="006725C8" w:rsidRDefault="006725C8" w:rsidP="000967D7">
      <w:pPr>
        <w:spacing w:after="0" w:line="480" w:lineRule="auto"/>
        <w:ind w:left="0" w:firstLine="0"/>
        <w:rPr>
          <w:b/>
          <w:szCs w:val="24"/>
        </w:rPr>
      </w:pPr>
      <w:r>
        <w:rPr>
          <w:szCs w:val="24"/>
        </w:rPr>
        <w:t>T</w:t>
      </w:r>
      <w:r w:rsidR="00B720B2" w:rsidRPr="008C7178">
        <w:rPr>
          <w:szCs w:val="24"/>
        </w:rPr>
        <w:t xml:space="preserve">he preregistration for Experiments </w:t>
      </w:r>
      <w:r>
        <w:rPr>
          <w:szCs w:val="24"/>
        </w:rPr>
        <w:t>1</w:t>
      </w:r>
      <w:ins w:id="295" w:author="Billy Mitchell" w:date="2023-11-07T13:35:00Z">
        <w:r w:rsidR="0038635A">
          <w:rPr>
            <w:szCs w:val="24"/>
          </w:rPr>
          <w:t>,</w:t>
        </w:r>
      </w:ins>
      <w:del w:id="296" w:author="Billy Mitchell" w:date="2023-11-07T13:35:00Z">
        <w:r w:rsidR="00B720B2" w:rsidRPr="008C7178" w:rsidDel="0038635A">
          <w:rPr>
            <w:szCs w:val="24"/>
          </w:rPr>
          <w:delText xml:space="preserve"> and</w:delText>
        </w:r>
      </w:del>
      <w:r w:rsidR="00B720B2" w:rsidRPr="008C7178">
        <w:rPr>
          <w:szCs w:val="24"/>
        </w:rPr>
        <w:t xml:space="preserve"> </w:t>
      </w:r>
      <w:r>
        <w:rPr>
          <w:szCs w:val="24"/>
        </w:rPr>
        <w:t>2</w:t>
      </w:r>
      <w:ins w:id="297" w:author="Billy Mitchell" w:date="2023-11-07T13:35:00Z">
        <w:r w:rsidR="0038635A">
          <w:rPr>
            <w:szCs w:val="24"/>
          </w:rPr>
          <w:t>, and 3</w:t>
        </w:r>
      </w:ins>
      <w:r w:rsidR="00B720B2" w:rsidRPr="008C7178">
        <w:rPr>
          <w:szCs w:val="24"/>
        </w:rPr>
        <w:t xml:space="preserve"> can be found at </w:t>
      </w:r>
      <w:del w:id="298" w:author="Billy Mitchell" w:date="2023-11-07T13:35:00Z">
        <w:r w:rsidR="00260459" w:rsidDel="0038635A">
          <w:fldChar w:fldCharType="begin"/>
        </w:r>
        <w:r w:rsidR="00260459" w:rsidDel="0038635A">
          <w:delInstrText xml:space="preserve"> HYPERLINK "https://aspredicted.org/DP1_453" \h </w:delInstrText>
        </w:r>
        <w:r w:rsidR="00260459" w:rsidDel="0038635A">
          <w:fldChar w:fldCharType="separate"/>
        </w:r>
        <w:r w:rsidR="00B720B2" w:rsidRPr="008C7178" w:rsidDel="0038635A">
          <w:rPr>
            <w:color w:val="0563C1"/>
            <w:szCs w:val="24"/>
            <w:u w:val="single" w:color="0563C1"/>
          </w:rPr>
          <w:delText>https://aspredicted.org/DP1_453</w:delText>
        </w:r>
        <w:r w:rsidR="00260459" w:rsidDel="0038635A">
          <w:rPr>
            <w:color w:val="0563C1"/>
            <w:szCs w:val="24"/>
            <w:u w:val="single" w:color="0563C1"/>
          </w:rPr>
          <w:fldChar w:fldCharType="end"/>
        </w:r>
        <w:r w:rsidR="00260459" w:rsidDel="0038635A">
          <w:fldChar w:fldCharType="begin"/>
        </w:r>
        <w:r w:rsidR="00260459" w:rsidDel="0038635A">
          <w:delInstrText xml:space="preserve"> HYPERLINK "https://aspredicted.org/DP1_453" \h </w:delInstrText>
        </w:r>
        <w:r w:rsidR="00260459" w:rsidDel="0038635A">
          <w:fldChar w:fldCharType="separate"/>
        </w:r>
        <w:r w:rsidR="00B720B2" w:rsidRPr="008C7178" w:rsidDel="0038635A">
          <w:rPr>
            <w:szCs w:val="24"/>
          </w:rPr>
          <w:delText xml:space="preserve"> </w:delText>
        </w:r>
        <w:r w:rsidR="00260459" w:rsidDel="0038635A">
          <w:rPr>
            <w:szCs w:val="24"/>
          </w:rPr>
          <w:fldChar w:fldCharType="end"/>
        </w:r>
      </w:del>
      <w:ins w:id="299" w:author="Billy Mitchell" w:date="2023-11-07T13:35:00Z">
        <w:r w:rsidR="0038635A">
          <w:fldChar w:fldCharType="begin"/>
        </w:r>
        <w:r w:rsidR="0038635A">
          <w:instrText xml:space="preserve"> HYPERLINK "https://aspredicted.org/DP1_453" \h </w:instrText>
        </w:r>
        <w:r w:rsidR="0038635A">
          <w:fldChar w:fldCharType="separate"/>
        </w:r>
        <w:r w:rsidR="0038635A" w:rsidRPr="008C7178">
          <w:rPr>
            <w:color w:val="0563C1"/>
            <w:szCs w:val="24"/>
            <w:u w:val="single" w:color="0563C1"/>
          </w:rPr>
          <w:t>https://aspredicted.org/DP1_453</w:t>
        </w:r>
        <w:r w:rsidR="0038635A">
          <w:rPr>
            <w:color w:val="0563C1"/>
            <w:szCs w:val="24"/>
            <w:u w:val="single" w:color="0563C1"/>
          </w:rPr>
          <w:fldChar w:fldCharType="end"/>
        </w:r>
        <w:r w:rsidR="0038635A">
          <w:fldChar w:fldCharType="begin"/>
        </w:r>
        <w:r w:rsidR="0038635A">
          <w:instrText xml:space="preserve"> HYPERLINK "https://aspredicted.org/DP1_453" \h </w:instrText>
        </w:r>
        <w:r w:rsidR="0038635A">
          <w:fldChar w:fldCharType="separate"/>
        </w:r>
        <w:r w:rsidR="0038635A">
          <w:rPr>
            <w:szCs w:val="24"/>
          </w:rPr>
          <w:t>,</w:t>
        </w:r>
        <w:r w:rsidR="0038635A">
          <w:rPr>
            <w:szCs w:val="24"/>
          </w:rPr>
          <w:fldChar w:fldCharType="end"/>
        </w:r>
      </w:ins>
      <w:del w:id="300" w:author="Billy Mitchell" w:date="2023-11-07T13:35:00Z">
        <w:r w:rsidR="00B720B2" w:rsidRPr="008C7178" w:rsidDel="0038635A">
          <w:rPr>
            <w:szCs w:val="24"/>
          </w:rPr>
          <w:delText>and</w:delText>
        </w:r>
      </w:del>
      <w:r w:rsidR="00B720B2" w:rsidRPr="008C7178">
        <w:rPr>
          <w:szCs w:val="24"/>
        </w:rPr>
        <w:t xml:space="preserve"> </w:t>
      </w:r>
      <w:hyperlink r:id="rId26" w:history="1">
        <w:r w:rsidRPr="00561755">
          <w:rPr>
            <w:rStyle w:val="Hyperlink"/>
            <w:szCs w:val="24"/>
          </w:rPr>
          <w:t>https://aspredicted.org/XXH</w:t>
        </w:r>
      </w:hyperlink>
      <w:hyperlink r:id="rId27">
        <w:r w:rsidR="00B720B2" w:rsidRPr="008C7178">
          <w:rPr>
            <w:color w:val="0563C1"/>
            <w:szCs w:val="24"/>
            <w:u w:val="single" w:color="0563C1"/>
          </w:rPr>
          <w:t>_</w:t>
        </w:r>
      </w:hyperlink>
      <w:hyperlink r:id="rId28">
        <w:r w:rsidR="00B720B2" w:rsidRPr="008C7178">
          <w:rPr>
            <w:color w:val="0563C1"/>
            <w:szCs w:val="24"/>
            <w:u w:val="single" w:color="0563C1"/>
          </w:rPr>
          <w:t>W1V</w:t>
        </w:r>
      </w:hyperlink>
      <w:hyperlink r:id="rId29">
        <w:r w:rsidR="00B720B2" w:rsidRPr="008C7178">
          <w:rPr>
            <w:szCs w:val="24"/>
          </w:rPr>
          <w:t>,</w:t>
        </w:r>
      </w:hyperlink>
      <w:r w:rsidR="00B720B2" w:rsidRPr="008C7178">
        <w:rPr>
          <w:szCs w:val="24"/>
        </w:rPr>
        <w:t xml:space="preserve"> </w:t>
      </w:r>
      <w:ins w:id="301" w:author="Billy Mitchell" w:date="2023-11-07T13:35:00Z">
        <w:r w:rsidR="0038635A">
          <w:rPr>
            <w:szCs w:val="24"/>
          </w:rPr>
          <w:t xml:space="preserve">and </w:t>
        </w:r>
      </w:ins>
      <w:ins w:id="302" w:author="Billy Mitchell" w:date="2023-11-07T13:37:00Z">
        <w:r w:rsidR="0038635A" w:rsidRPr="0038635A">
          <w:rPr>
            <w:szCs w:val="24"/>
          </w:rPr>
          <w:t>https://aspredicted.org/n3ne3.pdf</w:t>
        </w:r>
      </w:ins>
      <w:ins w:id="303" w:author="Billy Mitchell" w:date="2023-11-07T13:38:00Z">
        <w:r w:rsidR="00801A78">
          <w:rPr>
            <w:szCs w:val="24"/>
          </w:rPr>
          <w:t>,</w:t>
        </w:r>
      </w:ins>
      <w:r w:rsidR="00B720B2" w:rsidRPr="008C7178">
        <w:rPr>
          <w:szCs w:val="24"/>
        </w:rPr>
        <w:tab/>
        <w:t>respectively. Deidentified data, code, and questionnaires to replicate the findings have been made publicly available via OSF</w:t>
      </w:r>
      <w:r w:rsidR="00B671FF">
        <w:rPr>
          <w:szCs w:val="24"/>
        </w:rPr>
        <w:t xml:space="preserve"> </w:t>
      </w:r>
      <w:r w:rsidR="00B720B2" w:rsidRPr="008C7178">
        <w:rPr>
          <w:szCs w:val="24"/>
        </w:rPr>
        <w:t>and</w:t>
      </w:r>
      <w:r w:rsidR="00FD0CE1">
        <w:rPr>
          <w:szCs w:val="24"/>
        </w:rPr>
        <w:t xml:space="preserve"> </w:t>
      </w:r>
      <w:r w:rsidR="00B720B2" w:rsidRPr="008C7178">
        <w:rPr>
          <w:szCs w:val="24"/>
        </w:rPr>
        <w:t>can</w:t>
      </w:r>
      <w:r w:rsidR="00FD0CE1">
        <w:rPr>
          <w:szCs w:val="24"/>
        </w:rPr>
        <w:t xml:space="preserve"> </w:t>
      </w:r>
      <w:r w:rsidR="00B720B2" w:rsidRPr="008C7178">
        <w:rPr>
          <w:szCs w:val="24"/>
        </w:rPr>
        <w:t>be</w:t>
      </w:r>
      <w:r w:rsidR="00FD0CE1">
        <w:rPr>
          <w:szCs w:val="24"/>
        </w:rPr>
        <w:t xml:space="preserve"> </w:t>
      </w:r>
      <w:r w:rsidR="00B720B2" w:rsidRPr="008C7178">
        <w:rPr>
          <w:szCs w:val="24"/>
        </w:rPr>
        <w:t xml:space="preserve">accessed at </w:t>
      </w:r>
      <w:r w:rsidR="00EA7D18" w:rsidRPr="00EA7D18">
        <w:t>https://osf.io/j5sku/?view_only=89d87669e7674096819c439ca109c483</w:t>
      </w:r>
      <w:r w:rsidR="00B720B2" w:rsidRPr="008C7178">
        <w:rPr>
          <w:szCs w:val="24"/>
        </w:rPr>
        <w:t xml:space="preserve">. </w:t>
      </w:r>
    </w:p>
    <w:p w14:paraId="040D8E4E" w14:textId="77777777" w:rsidR="00083D59" w:rsidRDefault="00083D59" w:rsidP="000967D7">
      <w:pPr>
        <w:spacing w:after="160" w:line="259" w:lineRule="auto"/>
        <w:ind w:left="0" w:firstLine="0"/>
        <w:rPr>
          <w:b/>
          <w:bCs/>
          <w:szCs w:val="24"/>
        </w:rPr>
      </w:pPr>
      <w:r>
        <w:rPr>
          <w:b/>
          <w:bCs/>
          <w:szCs w:val="24"/>
        </w:rPr>
        <w:br w:type="page"/>
      </w:r>
    </w:p>
    <w:p w14:paraId="0209F5CA" w14:textId="3D8074CC" w:rsidR="00054CD8" w:rsidRPr="00054CD8" w:rsidRDefault="00054CD8" w:rsidP="004814F0">
      <w:pPr>
        <w:spacing w:after="0" w:line="480" w:lineRule="auto"/>
        <w:ind w:left="0" w:firstLine="0"/>
        <w:jc w:val="left"/>
        <w:rPr>
          <w:b/>
          <w:bCs/>
          <w:szCs w:val="24"/>
        </w:rPr>
      </w:pPr>
      <w:r w:rsidRPr="00054CD8">
        <w:rPr>
          <w:b/>
          <w:bCs/>
          <w:szCs w:val="24"/>
        </w:rPr>
        <w:lastRenderedPageBreak/>
        <w:t>References</w:t>
      </w:r>
      <w:r>
        <w:rPr>
          <w:b/>
          <w:bCs/>
          <w:szCs w:val="24"/>
        </w:rPr>
        <w:t>:</w:t>
      </w:r>
    </w:p>
    <w:p w14:paraId="4E4B4997" w14:textId="77777777" w:rsidR="004F3F92" w:rsidRDefault="00054CD8" w:rsidP="004F3F92">
      <w:pPr>
        <w:pStyle w:val="Bibliography"/>
      </w:pPr>
      <w:r>
        <w:fldChar w:fldCharType="begin"/>
      </w:r>
      <w:r>
        <w:instrText xml:space="preserve"> ADDIN ZOTERO_BIBL {"uncited":[],"omitted":[],"custom":[]} CSL_BIBLIOGRAPHY </w:instrText>
      </w:r>
      <w:r>
        <w:fldChar w:fldCharType="separate"/>
      </w:r>
      <w:r w:rsidR="004F3F92">
        <w:t xml:space="preserve">Aldao, A. (2013). The Future of Emotion Regulation Research: Capturing Context. </w:t>
      </w:r>
      <w:r w:rsidR="004F3F92">
        <w:rPr>
          <w:i/>
          <w:iCs/>
        </w:rPr>
        <w:t>Perspectives on Psychological Science</w:t>
      </w:r>
      <w:r w:rsidR="004F3F92">
        <w:t xml:space="preserve">, </w:t>
      </w:r>
      <w:r w:rsidR="004F3F92">
        <w:rPr>
          <w:i/>
          <w:iCs/>
        </w:rPr>
        <w:t>8</w:t>
      </w:r>
      <w:r w:rsidR="004F3F92">
        <w:t>(2), 155–172. https://doi.org/10.1177/1745691612459518</w:t>
      </w:r>
    </w:p>
    <w:p w14:paraId="3953065D" w14:textId="77777777" w:rsidR="004F3F92" w:rsidRDefault="004F3F92" w:rsidP="004F3F92">
      <w:pPr>
        <w:pStyle w:val="Bibliography"/>
      </w:pPr>
      <w:r>
        <w:t xml:space="preserve">Aldao, A., &amp; Nolen-Hoeksema, S. (2013). One versus many: Capturing the use of multiple emotion regulation strategies in response to an emotion-eliciting stimulus. </w:t>
      </w:r>
      <w:r>
        <w:rPr>
          <w:i/>
          <w:iCs/>
        </w:rPr>
        <w:t>Cognition &amp; Emotion</w:t>
      </w:r>
      <w:r>
        <w:t xml:space="preserve">, </w:t>
      </w:r>
      <w:r>
        <w:rPr>
          <w:i/>
          <w:iCs/>
        </w:rPr>
        <w:t>27</w:t>
      </w:r>
      <w:r>
        <w:t>(4), 753–760. https://doi.org/10.1080/02699931.2012.739998</w:t>
      </w:r>
    </w:p>
    <w:p w14:paraId="4127F5D3" w14:textId="77777777" w:rsidR="004F3F92" w:rsidRDefault="004F3F92" w:rsidP="004F3F92">
      <w:pPr>
        <w:pStyle w:val="Bibliography"/>
      </w:pPr>
      <w:r>
        <w:t xml:space="preserve">Aldao, A., Nolen-Hoeksema, S., &amp; Schweizer, S. (2010). Emotion-regulation strategies across psychopathology: A meta-analytic review. </w:t>
      </w:r>
      <w:r>
        <w:rPr>
          <w:i/>
          <w:iCs/>
        </w:rPr>
        <w:t>Clinical Psychology Review</w:t>
      </w:r>
      <w:r>
        <w:t xml:space="preserve">, </w:t>
      </w:r>
      <w:r>
        <w:rPr>
          <w:i/>
          <w:iCs/>
        </w:rPr>
        <w:t>30</w:t>
      </w:r>
      <w:r>
        <w:t>(2), 217–237. https://doi.org/10.1016/j.cpr.2009.11.004</w:t>
      </w:r>
    </w:p>
    <w:p w14:paraId="350E89E7" w14:textId="77777777" w:rsidR="004F3F92" w:rsidRDefault="004F3F92" w:rsidP="004F3F92">
      <w:pPr>
        <w:pStyle w:val="Bibliography"/>
      </w:pPr>
      <w:r>
        <w:t xml:space="preserve">Argyriou, E., &amp; Lee, T. T. C. (2020). The role of distress and fear transdiagnostic dimensions in emotion regulation choice. </w:t>
      </w:r>
      <w:r>
        <w:rPr>
          <w:i/>
          <w:iCs/>
        </w:rPr>
        <w:t>Journal of Affective Disorders</w:t>
      </w:r>
      <w:r>
        <w:t xml:space="preserve">, </w:t>
      </w:r>
      <w:r>
        <w:rPr>
          <w:i/>
          <w:iCs/>
        </w:rPr>
        <w:t>276</w:t>
      </w:r>
      <w:r>
        <w:t>, 433–440. psyh. https://doi.org/10.1016/j.jad.2020.07.060</w:t>
      </w:r>
    </w:p>
    <w:p w14:paraId="09CD2C20" w14:textId="77777777" w:rsidR="004F3F92" w:rsidRDefault="004F3F92" w:rsidP="004F3F92">
      <w:pPr>
        <w:pStyle w:val="Bibliography"/>
      </w:pPr>
      <w:r>
        <w:t xml:space="preserve">Bates, D., Maechler, M., Bolker, B., &amp; Walker, S. (2015). Fitting Linear Mixed-Effects Models Using lme4. </w:t>
      </w:r>
      <w:r>
        <w:rPr>
          <w:i/>
          <w:iCs/>
        </w:rPr>
        <w:t>Journal of Statistical Software</w:t>
      </w:r>
      <w:r>
        <w:t xml:space="preserve">, </w:t>
      </w:r>
      <w:r>
        <w:rPr>
          <w:i/>
          <w:iCs/>
        </w:rPr>
        <w:t>67</w:t>
      </w:r>
      <w:r>
        <w:t>(1), 1–48. https://doi.org/10.18637/jss.v067.i01</w:t>
      </w:r>
    </w:p>
    <w:p w14:paraId="1F228CDC" w14:textId="77777777" w:rsidR="004F3F92" w:rsidRDefault="004F3F92" w:rsidP="004F3F92">
      <w:pPr>
        <w:pStyle w:val="Bibliography"/>
      </w:pPr>
      <w:r>
        <w:t xml:space="preserve">Blanchard-Fields, F., Stein, R., &amp; Watson, T. L. (2004). Age Differences in Emotion-Regulation Strategies in Handling Everyday Problems. </w:t>
      </w:r>
      <w:r>
        <w:rPr>
          <w:i/>
          <w:iCs/>
        </w:rPr>
        <w:t>The Journals of Gerontology: Series B</w:t>
      </w:r>
      <w:r>
        <w:t xml:space="preserve">, </w:t>
      </w:r>
      <w:r>
        <w:rPr>
          <w:i/>
          <w:iCs/>
        </w:rPr>
        <w:t>59</w:t>
      </w:r>
      <w:r>
        <w:t>(6), P261–P269. https://doi.org/10.1093/geronb/59.6.P261</w:t>
      </w:r>
    </w:p>
    <w:p w14:paraId="0B82A778" w14:textId="77777777" w:rsidR="004F3F92" w:rsidRDefault="004F3F92" w:rsidP="004F3F92">
      <w:pPr>
        <w:pStyle w:val="Bibliography"/>
      </w:pPr>
      <w:r>
        <w:t xml:space="preserve">Bowden, E. M., &amp; Jung-Beeman, M. (2003). Normative data for 144 compound remote associate problems. </w:t>
      </w:r>
      <w:r>
        <w:rPr>
          <w:i/>
          <w:iCs/>
        </w:rPr>
        <w:t>Behavior Research Methods, Instruments, &amp; Computers</w:t>
      </w:r>
      <w:r>
        <w:t xml:space="preserve">, </w:t>
      </w:r>
      <w:r>
        <w:rPr>
          <w:i/>
          <w:iCs/>
        </w:rPr>
        <w:t>35</w:t>
      </w:r>
      <w:r>
        <w:t>(4), 634–639. https://doi.org/10.3758/BF03195543</w:t>
      </w:r>
    </w:p>
    <w:p w14:paraId="2E5F6E60" w14:textId="77777777" w:rsidR="004F3F92" w:rsidRDefault="004F3F92" w:rsidP="004F3F92">
      <w:pPr>
        <w:pStyle w:val="Bibliography"/>
      </w:pPr>
      <w:r>
        <w:lastRenderedPageBreak/>
        <w:t xml:space="preserve">Bradley, M. M., &amp; Lang, P. J. (2007). The International Affective Picture System (IAPS) in the study of emotion and attention. In </w:t>
      </w:r>
      <w:r>
        <w:rPr>
          <w:i/>
          <w:iCs/>
        </w:rPr>
        <w:t>Handbook of emotion elicitation and assessment.</w:t>
      </w:r>
      <w:r>
        <w:t xml:space="preserve"> (pp. 29–46). Oxford University Press.</w:t>
      </w:r>
    </w:p>
    <w:p w14:paraId="1E1A332A" w14:textId="77777777" w:rsidR="004F3F92" w:rsidRDefault="004F3F92" w:rsidP="004F3F92">
      <w:pPr>
        <w:pStyle w:val="Bibliography"/>
      </w:pPr>
      <w:r>
        <w:t xml:space="preserve">Carver, C. S., &amp; Scheier, M. F. (1981). The self-attention-induced feedback loop and social facilitation. </w:t>
      </w:r>
      <w:r>
        <w:rPr>
          <w:i/>
          <w:iCs/>
        </w:rPr>
        <w:t>Journal of Experimental Social Psychology</w:t>
      </w:r>
      <w:r>
        <w:t xml:space="preserve">, </w:t>
      </w:r>
      <w:r>
        <w:rPr>
          <w:i/>
          <w:iCs/>
        </w:rPr>
        <w:t>17</w:t>
      </w:r>
      <w:r>
        <w:t>(6), 545–568. https://doi.org/10.1016/0022-1031(81)90039-1</w:t>
      </w:r>
    </w:p>
    <w:p w14:paraId="6E29A760" w14:textId="77777777" w:rsidR="004F3F92" w:rsidRDefault="004F3F92" w:rsidP="004F3F92">
      <w:pPr>
        <w:pStyle w:val="Bibliography"/>
      </w:pPr>
      <w:r>
        <w:t xml:space="preserve">Christou-Champi, S., Farrow, T. F. D., &amp; Webb, T. L. (2015). Automatic control of negative emotions: Evidence that structured practice increases the efficiency of emotion regulation. </w:t>
      </w:r>
      <w:r>
        <w:rPr>
          <w:i/>
          <w:iCs/>
        </w:rPr>
        <w:t>Cognition and Emotion</w:t>
      </w:r>
      <w:r>
        <w:t xml:space="preserve">, </w:t>
      </w:r>
      <w:r>
        <w:rPr>
          <w:i/>
          <w:iCs/>
        </w:rPr>
        <w:t>29</w:t>
      </w:r>
      <w:r>
        <w:t>(2), 319–331. psyh. https://doi.org/10.1080/02699931.2014.901213</w:t>
      </w:r>
    </w:p>
    <w:p w14:paraId="4F06F4E7" w14:textId="77777777" w:rsidR="004F3F92" w:rsidRDefault="004F3F92" w:rsidP="004F3F92">
      <w:pPr>
        <w:pStyle w:val="Bibliography"/>
      </w:pPr>
      <w:r>
        <w:t xml:space="preserve">Clasen, M. (2019). </w:t>
      </w:r>
      <w:r>
        <w:rPr>
          <w:i/>
          <w:iCs/>
        </w:rPr>
        <w:t>Adrenaline junkies and white-knucklers_ A quantitative study of fear management in haunted house visitors</w:t>
      </w:r>
      <w:r>
        <w:t>. 11.</w:t>
      </w:r>
    </w:p>
    <w:p w14:paraId="58EE1277" w14:textId="77777777" w:rsidR="004F3F92" w:rsidRDefault="004F3F92" w:rsidP="004F3F92">
      <w:pPr>
        <w:pStyle w:val="Bibliography"/>
      </w:pPr>
      <w:r>
        <w:t xml:space="preserve">Colombo, D., Fernández-Álvarez, J., Suso-Ribera, C., Cipresso, P., Valev, H., Leufkens, T., Sas, C., Garcia-Palacios, A., Riva, G., &amp; Botella, C. (2020). The need for change: Understanding emotion regulation antecedents and consequences using ecological momentary assessment. </w:t>
      </w:r>
      <w:r>
        <w:rPr>
          <w:i/>
          <w:iCs/>
        </w:rPr>
        <w:t>Emotion</w:t>
      </w:r>
      <w:r>
        <w:t xml:space="preserve">, </w:t>
      </w:r>
      <w:r>
        <w:rPr>
          <w:i/>
          <w:iCs/>
        </w:rPr>
        <w:t>20</w:t>
      </w:r>
      <w:r>
        <w:t>(1), 30–36. https://doi.org/10.1037/emo0000671</w:t>
      </w:r>
    </w:p>
    <w:p w14:paraId="4047432F" w14:textId="77777777" w:rsidR="004F3F92" w:rsidRDefault="004F3F92" w:rsidP="004F3F92">
      <w:pPr>
        <w:pStyle w:val="Bibliography"/>
      </w:pPr>
      <w:r>
        <w:t xml:space="preserve">Denny, B. T., Ochsner, K. N., Weber, J., &amp; Wager, T. D. (2014). Anticipatory brain activity predicts the success or failure of subsequent emotion regulation. </w:t>
      </w:r>
      <w:r>
        <w:rPr>
          <w:i/>
          <w:iCs/>
        </w:rPr>
        <w:t>Social Cognitive and Affective Neuroscience</w:t>
      </w:r>
      <w:r>
        <w:t xml:space="preserve">, </w:t>
      </w:r>
      <w:r>
        <w:rPr>
          <w:i/>
          <w:iCs/>
        </w:rPr>
        <w:t>9</w:t>
      </w:r>
      <w:r>
        <w:t>(4), 403–411. psyh. https://doi.org/10.1093/scan/nss148</w:t>
      </w:r>
    </w:p>
    <w:p w14:paraId="08E947C1" w14:textId="77777777" w:rsidR="004F3F92" w:rsidRDefault="004F3F92" w:rsidP="004F3F92">
      <w:pPr>
        <w:pStyle w:val="Bibliography"/>
      </w:pPr>
      <w:r>
        <w:t xml:space="preserve">Diamond, N. B., Armson, M. J., &amp; Levine, B. (2020). The Truth Is Out There: Accuracy in Recall of Verifiable Real-World Events. </w:t>
      </w:r>
      <w:r>
        <w:rPr>
          <w:i/>
          <w:iCs/>
        </w:rPr>
        <w:t>Psychological Science</w:t>
      </w:r>
      <w:r>
        <w:t xml:space="preserve">, </w:t>
      </w:r>
      <w:r>
        <w:rPr>
          <w:i/>
          <w:iCs/>
        </w:rPr>
        <w:t>31</w:t>
      </w:r>
      <w:r>
        <w:t>(12), 1544–1556. https://doi.org/10.1177/0956797620954812</w:t>
      </w:r>
    </w:p>
    <w:p w14:paraId="78727D3E" w14:textId="77777777" w:rsidR="004F3F92" w:rsidRDefault="004F3F92" w:rsidP="004F3F92">
      <w:pPr>
        <w:pStyle w:val="Bibliography"/>
      </w:pPr>
      <w:r>
        <w:lastRenderedPageBreak/>
        <w:t xml:space="preserve">Dixon-Gordon, K. L., Aldao, A., &amp; De Los Reyes, A. (2015). Emotion regulation in context: Examining the spontaneous use of strategies across emotional intensity and type of emotion. </w:t>
      </w:r>
      <w:r>
        <w:rPr>
          <w:i/>
          <w:iCs/>
        </w:rPr>
        <w:t>Personality and Individual Differences</w:t>
      </w:r>
      <w:r>
        <w:t xml:space="preserve">, </w:t>
      </w:r>
      <w:r>
        <w:rPr>
          <w:i/>
          <w:iCs/>
        </w:rPr>
        <w:t>86</w:t>
      </w:r>
      <w:r>
        <w:t>, 271–276. https://doi.org/10.1016/j.paid.2015.06.011</w:t>
      </w:r>
    </w:p>
    <w:p w14:paraId="5B3BB453" w14:textId="77777777" w:rsidR="004F3F92" w:rsidRDefault="004F3F92" w:rsidP="004F3F92">
      <w:pPr>
        <w:pStyle w:val="Bibliography"/>
      </w:pPr>
      <w:r>
        <w:t xml:space="preserve">Dorman Ilan, S., Tamuz, N., &amp; Sheppes, G. (2019). The fit between emotion regulation choice and individual resources is associated with adaptive functioning among young children. </w:t>
      </w:r>
      <w:r>
        <w:rPr>
          <w:i/>
          <w:iCs/>
        </w:rPr>
        <w:t>Cognition and Emotion</w:t>
      </w:r>
      <w:r>
        <w:t xml:space="preserve">, </w:t>
      </w:r>
      <w:r>
        <w:rPr>
          <w:i/>
          <w:iCs/>
        </w:rPr>
        <w:t>33</w:t>
      </w:r>
      <w:r>
        <w:t>(3), 597–605. https://doi.org/10.1080/02699931.2018.1470494</w:t>
      </w:r>
    </w:p>
    <w:p w14:paraId="1C81B749" w14:textId="77777777" w:rsidR="004F3F92" w:rsidRDefault="004F3F92" w:rsidP="004F3F92">
      <w:pPr>
        <w:pStyle w:val="Bibliography"/>
      </w:pPr>
      <w:r>
        <w:t xml:space="preserve">Draheim, C., Pak, R., Draheim, A. A., &amp; Engle, R. W. (2022). The role of attention control in complex real-world tasks. </w:t>
      </w:r>
      <w:r>
        <w:rPr>
          <w:i/>
          <w:iCs/>
        </w:rPr>
        <w:t>Psychonomic Bulletin &amp; Review</w:t>
      </w:r>
      <w:r>
        <w:t xml:space="preserve">, </w:t>
      </w:r>
      <w:r>
        <w:rPr>
          <w:i/>
          <w:iCs/>
        </w:rPr>
        <w:t>29</w:t>
      </w:r>
      <w:r>
        <w:t>(4), 1143–1197. https://doi.org/10.3758/s13423-021-02052-2</w:t>
      </w:r>
    </w:p>
    <w:p w14:paraId="37612AE9" w14:textId="77777777" w:rsidR="004F3F92" w:rsidRDefault="004F3F92" w:rsidP="004F3F92">
      <w:pPr>
        <w:pStyle w:val="Bibliography"/>
      </w:pPr>
      <w:r>
        <w:t xml:space="preserve">English, T., Lee, I. A., John, O. P., &amp; Gross, J. J. (2017). Emotion regulation strategy selection in daily life: The role of social context and goals. </w:t>
      </w:r>
      <w:r>
        <w:rPr>
          <w:i/>
          <w:iCs/>
        </w:rPr>
        <w:t>Motivation and Emotion</w:t>
      </w:r>
      <w:r>
        <w:t xml:space="preserve">, </w:t>
      </w:r>
      <w:r>
        <w:rPr>
          <w:i/>
          <w:iCs/>
        </w:rPr>
        <w:t>41</w:t>
      </w:r>
      <w:r>
        <w:t>(2), 230–242. psyh. https://doi.org/10.1007/s11031-016-9597-z</w:t>
      </w:r>
    </w:p>
    <w:p w14:paraId="25B7F9BF" w14:textId="77777777" w:rsidR="004F3F92" w:rsidRDefault="004F3F92" w:rsidP="004F3F92">
      <w:pPr>
        <w:pStyle w:val="Bibliography"/>
      </w:pPr>
      <w:r>
        <w:t xml:space="preserve">Etkin, A., Büchel, C., &amp; Gross, J. J. (2015). The neural bases of emotion regulation. </w:t>
      </w:r>
      <w:r>
        <w:rPr>
          <w:i/>
          <w:iCs/>
        </w:rPr>
        <w:t>Nature Reviews Neuroscience</w:t>
      </w:r>
      <w:r>
        <w:t xml:space="preserve">, </w:t>
      </w:r>
      <w:r>
        <w:rPr>
          <w:i/>
          <w:iCs/>
        </w:rPr>
        <w:t>16</w:t>
      </w:r>
      <w:r>
        <w:t>(11), 693–700. https://doi.org/10.1038/nrn4044</w:t>
      </w:r>
    </w:p>
    <w:p w14:paraId="1DF4EAB5" w14:textId="77777777" w:rsidR="004F3F92" w:rsidRDefault="004F3F92" w:rsidP="004F3F92">
      <w:pPr>
        <w:pStyle w:val="Bibliography"/>
      </w:pPr>
      <w:r>
        <w:t xml:space="preserve">FeldmanHall, O., Mobbs, D., Evans, D., Hiscox, L., Navrady, L., &amp; Dalgleish, T. (2012). What we say and what we do: The relationship between real and hypothetical moral choices. </w:t>
      </w:r>
      <w:r>
        <w:rPr>
          <w:i/>
          <w:iCs/>
        </w:rPr>
        <w:t>Cognition</w:t>
      </w:r>
      <w:r>
        <w:t xml:space="preserve">, </w:t>
      </w:r>
      <w:r>
        <w:rPr>
          <w:i/>
          <w:iCs/>
        </w:rPr>
        <w:t>123</w:t>
      </w:r>
      <w:r>
        <w:t>(3), 434–441. https://doi.org/10.1016/j.cognition.2012.02.001</w:t>
      </w:r>
    </w:p>
    <w:p w14:paraId="57DCDED2" w14:textId="77777777" w:rsidR="004F3F92" w:rsidRDefault="004F3F92" w:rsidP="004F3F92">
      <w:pPr>
        <w:pStyle w:val="Bibliography"/>
      </w:pPr>
      <w:r>
        <w:t xml:space="preserve">Ford, B. Q., Gross, J. J., &amp; Gruber, J. (2019). Broadening Our Field of View: The Role of Emotion Polyregulation. </w:t>
      </w:r>
      <w:r>
        <w:rPr>
          <w:i/>
          <w:iCs/>
        </w:rPr>
        <w:t>Emotion Review</w:t>
      </w:r>
      <w:r>
        <w:t xml:space="preserve">, </w:t>
      </w:r>
      <w:r>
        <w:rPr>
          <w:i/>
          <w:iCs/>
        </w:rPr>
        <w:t>11</w:t>
      </w:r>
      <w:r>
        <w:t>(3), 197–208. https://doi.org/10.1177/1754073919850314</w:t>
      </w:r>
    </w:p>
    <w:p w14:paraId="4F5CF98D" w14:textId="77777777" w:rsidR="004F3F92" w:rsidRDefault="004F3F92" w:rsidP="004F3F92">
      <w:pPr>
        <w:pStyle w:val="Bibliography"/>
      </w:pPr>
      <w:r>
        <w:lastRenderedPageBreak/>
        <w:t xml:space="preserve">Ford, B. Q., &amp; Troy, A. S. (2019). Reappraisal Reconsidered: A Closer Look at the Costs of an Acclaimed Emotion-Regulation Strategy. </w:t>
      </w:r>
      <w:r>
        <w:rPr>
          <w:i/>
          <w:iCs/>
        </w:rPr>
        <w:t>Current Directions in Psychological Science</w:t>
      </w:r>
      <w:r>
        <w:t xml:space="preserve">, </w:t>
      </w:r>
      <w:r>
        <w:rPr>
          <w:i/>
          <w:iCs/>
        </w:rPr>
        <w:t>28</w:t>
      </w:r>
      <w:r>
        <w:t>(2), 195–203. https://doi.org/10.1177/0963721419827526</w:t>
      </w:r>
    </w:p>
    <w:p w14:paraId="3CDE7934" w14:textId="77777777" w:rsidR="004F3F92" w:rsidRDefault="004F3F92" w:rsidP="004F3F92">
      <w:pPr>
        <w:pStyle w:val="Bibliography"/>
      </w:pPr>
      <w:r>
        <w:t xml:space="preserve">Friedman, N. P., &amp; Gustavson, D. E. (2022). Do Rating and Task Measures of Control Abilities Assess the Same Thing? </w:t>
      </w:r>
      <w:r>
        <w:rPr>
          <w:i/>
          <w:iCs/>
        </w:rPr>
        <w:t>Current Directions in Psychological Science</w:t>
      </w:r>
      <w:r>
        <w:t xml:space="preserve">, </w:t>
      </w:r>
      <w:r>
        <w:rPr>
          <w:i/>
          <w:iCs/>
        </w:rPr>
        <w:t>31</w:t>
      </w:r>
      <w:r>
        <w:t>(3), 262–271. https://doi.org/10.1177/09637214221091824</w:t>
      </w:r>
    </w:p>
    <w:p w14:paraId="3DDC97B5" w14:textId="77777777" w:rsidR="004F3F92" w:rsidRDefault="004F3F92" w:rsidP="004F3F92">
      <w:pPr>
        <w:pStyle w:val="Bibliography"/>
      </w:pPr>
      <w:r>
        <w:t xml:space="preserve">Gendron, M., Lindquist, K. A., Barsalou, L., &amp; Barrett, L. F. (2012). Emotion words shape emotion percepts. </w:t>
      </w:r>
      <w:r>
        <w:rPr>
          <w:i/>
          <w:iCs/>
        </w:rPr>
        <w:t>Emotion</w:t>
      </w:r>
      <w:r>
        <w:t xml:space="preserve">, </w:t>
      </w:r>
      <w:r>
        <w:rPr>
          <w:i/>
          <w:iCs/>
        </w:rPr>
        <w:t>12</w:t>
      </w:r>
      <w:r>
        <w:t>(2), 314–325. https://doi.org/10.1037/a0026007</w:t>
      </w:r>
    </w:p>
    <w:p w14:paraId="52B4D019" w14:textId="77777777" w:rsidR="004F3F92" w:rsidRDefault="004F3F92" w:rsidP="004F3F92">
      <w:pPr>
        <w:pStyle w:val="Bibliography"/>
      </w:pPr>
      <w:r>
        <w:t xml:space="preserve">Green, P., &amp; MacLeod, C. J. (2016). </w:t>
      </w:r>
      <w:r>
        <w:rPr>
          <w:smallCaps/>
        </w:rPr>
        <w:t>SIMR</w:t>
      </w:r>
      <w:r>
        <w:t xml:space="preserve">: An R package for power analysis of generalized linear mixed models by simulation. </w:t>
      </w:r>
      <w:r>
        <w:rPr>
          <w:i/>
          <w:iCs/>
        </w:rPr>
        <w:t>Methods in Ecology and Evolution</w:t>
      </w:r>
      <w:r>
        <w:t xml:space="preserve">, </w:t>
      </w:r>
      <w:r>
        <w:rPr>
          <w:i/>
          <w:iCs/>
        </w:rPr>
        <w:t>7</w:t>
      </w:r>
      <w:r>
        <w:t>(4), 493–498. https://doi.org/10.1111/2041-210X.12504</w:t>
      </w:r>
    </w:p>
    <w:p w14:paraId="7DA024A6" w14:textId="77777777" w:rsidR="004F3F92" w:rsidRDefault="004F3F92" w:rsidP="004F3F92">
      <w:pPr>
        <w:pStyle w:val="Bibliography"/>
      </w:pPr>
      <w:r>
        <w:t xml:space="preserve">Gross, J. J. (1998). Antecedent- and response-focused emotion regulation: Divergent consequences for experience, expression, and physiology. </w:t>
      </w:r>
      <w:r>
        <w:rPr>
          <w:i/>
          <w:iCs/>
        </w:rPr>
        <w:t>Journal of Personality and Social Psychology</w:t>
      </w:r>
      <w:r>
        <w:t xml:space="preserve">, </w:t>
      </w:r>
      <w:r>
        <w:rPr>
          <w:i/>
          <w:iCs/>
        </w:rPr>
        <w:t>74</w:t>
      </w:r>
      <w:r>
        <w:t>(1), 224–237. pdh. https://doi.org/10.1037/0022-3514.74.1.224</w:t>
      </w:r>
    </w:p>
    <w:p w14:paraId="03AADEC8" w14:textId="77777777" w:rsidR="004F3F92" w:rsidRDefault="004F3F92" w:rsidP="004F3F92">
      <w:pPr>
        <w:pStyle w:val="Bibliography"/>
      </w:pPr>
      <w:r>
        <w:t xml:space="preserve">Gross, J. J. (2002). Emotion regulation: Affective, cognitive, and social consequences. </w:t>
      </w:r>
      <w:r>
        <w:rPr>
          <w:i/>
          <w:iCs/>
        </w:rPr>
        <w:t>Psychophysiology</w:t>
      </w:r>
      <w:r>
        <w:t xml:space="preserve">, </w:t>
      </w:r>
      <w:r>
        <w:rPr>
          <w:i/>
          <w:iCs/>
        </w:rPr>
        <w:t>39</w:t>
      </w:r>
      <w:r>
        <w:t>(3), 281–291. https://doi.org/10.1017/S0048577201393198</w:t>
      </w:r>
    </w:p>
    <w:p w14:paraId="4D31567A" w14:textId="77777777" w:rsidR="004F3F92" w:rsidRDefault="004F3F92" w:rsidP="004F3F92">
      <w:pPr>
        <w:pStyle w:val="Bibliography"/>
      </w:pPr>
      <w:r>
        <w:t xml:space="preserve">Gross, J. J., &amp; John, O. P. (2003). Individual differences in two emotion regulation processes: Implications for affect, relationships, and well-being. </w:t>
      </w:r>
      <w:r>
        <w:rPr>
          <w:i/>
          <w:iCs/>
        </w:rPr>
        <w:t>Journal of Personality and Social Psychology</w:t>
      </w:r>
      <w:r>
        <w:t xml:space="preserve">, </w:t>
      </w:r>
      <w:r>
        <w:rPr>
          <w:i/>
          <w:iCs/>
        </w:rPr>
        <w:t>85</w:t>
      </w:r>
      <w:r>
        <w:t>(2), 348–362. pdh. https://doi.org/10.1037/0022-3514.85.2.348</w:t>
      </w:r>
    </w:p>
    <w:p w14:paraId="78CF6C85" w14:textId="77777777" w:rsidR="004F3F92" w:rsidRDefault="004F3F92" w:rsidP="004F3F92">
      <w:pPr>
        <w:pStyle w:val="Bibliography"/>
      </w:pPr>
      <w:r>
        <w:t xml:space="preserve">Haines, S. J., Gleeson, J., Kuppens, P., Hollenstein, T., Ciarrochi, J., Labuschagne, I., Grace, C., &amp; Koval, P. (2016). The wisdom to know the difference: Strategy-situation fit in emotion regulation in daily life is associated with well-being. </w:t>
      </w:r>
      <w:r>
        <w:rPr>
          <w:i/>
          <w:iCs/>
        </w:rPr>
        <w:t>Psychological Science</w:t>
      </w:r>
      <w:r>
        <w:t xml:space="preserve">, </w:t>
      </w:r>
      <w:r>
        <w:rPr>
          <w:i/>
          <w:iCs/>
        </w:rPr>
        <w:t>27</w:t>
      </w:r>
      <w:r>
        <w:t>(12), 1651–1659. psyh. https://doi.org/10.1177/0956797616669086</w:t>
      </w:r>
    </w:p>
    <w:p w14:paraId="4883213A" w14:textId="77777777" w:rsidR="004F3F92" w:rsidRDefault="004F3F92" w:rsidP="004F3F92">
      <w:pPr>
        <w:pStyle w:val="Bibliography"/>
      </w:pPr>
      <w:r>
        <w:lastRenderedPageBreak/>
        <w:t xml:space="preserve">Hannan, S. M., &amp; Orcutt, H. K. (2020). Emotion regulation in undergraduate students with posttraumatic stress symptoms: A multimethod study. </w:t>
      </w:r>
      <w:r>
        <w:rPr>
          <w:i/>
          <w:iCs/>
        </w:rPr>
        <w:t>Psychological Trauma: Theory, Research, Practice, and Policy</w:t>
      </w:r>
      <w:r>
        <w:t xml:space="preserve">, </w:t>
      </w:r>
      <w:r>
        <w:rPr>
          <w:i/>
          <w:iCs/>
        </w:rPr>
        <w:t>12</w:t>
      </w:r>
      <w:r>
        <w:t>(6), 643–650. pdh. https://doi.org/10.1037/tra0000577</w:t>
      </w:r>
    </w:p>
    <w:p w14:paraId="699E9219" w14:textId="77777777" w:rsidR="004F3F92" w:rsidRDefault="004F3F92" w:rsidP="004F3F92">
      <w:pPr>
        <w:pStyle w:val="Bibliography"/>
      </w:pPr>
      <w:r>
        <w:t xml:space="preserve">Hay, A. C., Sheppes, G., Gross, J. J., &amp; Gruber, J. (2015). Choosing how to feel: Emotion regulation choice in bipolar disorder. </w:t>
      </w:r>
      <w:r>
        <w:rPr>
          <w:i/>
          <w:iCs/>
        </w:rPr>
        <w:t>Emotion</w:t>
      </w:r>
      <w:r>
        <w:t xml:space="preserve">, </w:t>
      </w:r>
      <w:r>
        <w:rPr>
          <w:i/>
          <w:iCs/>
        </w:rPr>
        <w:t>15</w:t>
      </w:r>
      <w:r>
        <w:t>(2), 139–145. pdh. https://doi.org/10.1037/emo0000024</w:t>
      </w:r>
    </w:p>
    <w:p w14:paraId="0357B5BB" w14:textId="77777777" w:rsidR="004F3F92" w:rsidRDefault="004F3F92" w:rsidP="004F3F92">
      <w:pPr>
        <w:pStyle w:val="Bibliography"/>
      </w:pPr>
      <w:r>
        <w:t xml:space="preserve">Heiy, J. E., &amp; Cheavens, J. S. (2014). Back to basics: A naturalistic assessment of the experience and regulation of emotion. </w:t>
      </w:r>
      <w:r>
        <w:rPr>
          <w:i/>
          <w:iCs/>
        </w:rPr>
        <w:t>Emotion</w:t>
      </w:r>
      <w:r>
        <w:t xml:space="preserve">, </w:t>
      </w:r>
      <w:r>
        <w:rPr>
          <w:i/>
          <w:iCs/>
        </w:rPr>
        <w:t>14</w:t>
      </w:r>
      <w:r>
        <w:t>(5), 878–891. https://doi.org/10.1037/a0037231</w:t>
      </w:r>
    </w:p>
    <w:p w14:paraId="56E388F2" w14:textId="77777777" w:rsidR="004F3F92" w:rsidRDefault="004F3F92" w:rsidP="004F3F92">
      <w:pPr>
        <w:pStyle w:val="Bibliography"/>
      </w:pPr>
      <w:r>
        <w:t xml:space="preserve">Kamradt, J. M., Ullsperger, J. M., &amp; Nikolas, M. A. (2014). Executive function assessment and adult attention-deficit/hyperactivity disorder: Tasks versus ratings on the Barkley Deficits in Executive Functioning Scale. </w:t>
      </w:r>
      <w:r>
        <w:rPr>
          <w:i/>
          <w:iCs/>
        </w:rPr>
        <w:t>Psychological Assessment</w:t>
      </w:r>
      <w:r>
        <w:t xml:space="preserve">, </w:t>
      </w:r>
      <w:r>
        <w:rPr>
          <w:i/>
          <w:iCs/>
        </w:rPr>
        <w:t>26</w:t>
      </w:r>
      <w:r>
        <w:t>(4), 1095–1105. https://doi.org/10.1037/pas0000006</w:t>
      </w:r>
    </w:p>
    <w:p w14:paraId="720986B9" w14:textId="77777777" w:rsidR="004F3F92" w:rsidRDefault="004F3F92" w:rsidP="004F3F92">
      <w:pPr>
        <w:pStyle w:val="Bibliography"/>
      </w:pPr>
      <w:r>
        <w:t xml:space="preserve">Koole, S. L., Webb, T. L., &amp; Sheeran, P. L. (2015). Implicit emotion regulation: Feeling better without knowing why. </w:t>
      </w:r>
      <w:r>
        <w:rPr>
          <w:i/>
          <w:iCs/>
        </w:rPr>
        <w:t>Current Opinion in Psychology</w:t>
      </w:r>
      <w:r>
        <w:t xml:space="preserve">, </w:t>
      </w:r>
      <w:r>
        <w:rPr>
          <w:i/>
          <w:iCs/>
        </w:rPr>
        <w:t>3</w:t>
      </w:r>
      <w:r>
        <w:t>, 6–10. https://doi.org/10.1016/j.copsyc.2014.12.027</w:t>
      </w:r>
    </w:p>
    <w:p w14:paraId="72826D1A" w14:textId="77777777" w:rsidR="004F3F92" w:rsidRDefault="004F3F92" w:rsidP="004F3F92">
      <w:pPr>
        <w:pStyle w:val="Bibliography"/>
      </w:pPr>
      <w:r>
        <w:t xml:space="preserve">Lindquist, K. A., Barrett, L. F., Bliss-Moreau, E., &amp; Russell, J. A. (2006). Language and the perception of emotion. </w:t>
      </w:r>
      <w:r>
        <w:rPr>
          <w:i/>
          <w:iCs/>
        </w:rPr>
        <w:t>Emotion</w:t>
      </w:r>
      <w:r>
        <w:t xml:space="preserve">, </w:t>
      </w:r>
      <w:r>
        <w:rPr>
          <w:i/>
          <w:iCs/>
        </w:rPr>
        <w:t>6</w:t>
      </w:r>
      <w:r>
        <w:t>(1), 125–138. https://doi.org/10.1037/1528-3542.6.1.125</w:t>
      </w:r>
    </w:p>
    <w:p w14:paraId="10A06F11" w14:textId="77777777" w:rsidR="004F3F92" w:rsidRDefault="004F3F92" w:rsidP="004F3F92">
      <w:pPr>
        <w:pStyle w:val="Bibliography"/>
      </w:pPr>
      <w:r>
        <w:t xml:space="preserve">Lindquist, K. A., Wager, T. D., Kober, H., Bliss-Moreau, E., &amp; Barrett, L. F. (2012). The brain basis of emotion: A meta-analytic review. </w:t>
      </w:r>
      <w:r>
        <w:rPr>
          <w:i/>
          <w:iCs/>
        </w:rPr>
        <w:t>The Behavioral and Brain Sciences</w:t>
      </w:r>
      <w:r>
        <w:t xml:space="preserve">, </w:t>
      </w:r>
      <w:r>
        <w:rPr>
          <w:i/>
          <w:iCs/>
        </w:rPr>
        <w:t>35</w:t>
      </w:r>
      <w:r>
        <w:t>(3), 121–143. https://doi.org/10.1017/S0140525X11000446</w:t>
      </w:r>
    </w:p>
    <w:p w14:paraId="75D192F3" w14:textId="77777777" w:rsidR="004F3F92" w:rsidRDefault="004F3F92" w:rsidP="004F3F92">
      <w:pPr>
        <w:pStyle w:val="Bibliography"/>
      </w:pPr>
      <w:r>
        <w:t xml:space="preserve">Loewenstein, G. (1996). Out of Control: Visceral Influences on Behavior. </w:t>
      </w:r>
      <w:r>
        <w:rPr>
          <w:i/>
          <w:iCs/>
        </w:rPr>
        <w:t>Organizational Behavior and Human Decision Processes</w:t>
      </w:r>
      <w:r>
        <w:t xml:space="preserve">, </w:t>
      </w:r>
      <w:r>
        <w:rPr>
          <w:i/>
          <w:iCs/>
        </w:rPr>
        <w:t>65</w:t>
      </w:r>
      <w:r>
        <w:t>(3), 272–292.</w:t>
      </w:r>
    </w:p>
    <w:p w14:paraId="03FF61D4" w14:textId="77777777" w:rsidR="004F3F92" w:rsidRDefault="004F3F92" w:rsidP="004F3F92">
      <w:pPr>
        <w:pStyle w:val="Bibliography"/>
      </w:pPr>
      <w:r>
        <w:lastRenderedPageBreak/>
        <w:t xml:space="preserve">Malanchini, M., Engelhardt, L. E., Grotzinger, A. D., Harden, K. P., &amp; Tucker-Drob, E. M. (2019). “Same but different”: Associations between multiple aspects of self-regulation, cognition, and academic abilities. </w:t>
      </w:r>
      <w:r>
        <w:rPr>
          <w:i/>
          <w:iCs/>
        </w:rPr>
        <w:t>Journal of Personality and Social Psychology</w:t>
      </w:r>
      <w:r>
        <w:t xml:space="preserve">, </w:t>
      </w:r>
      <w:r>
        <w:rPr>
          <w:i/>
          <w:iCs/>
        </w:rPr>
        <w:t>117</w:t>
      </w:r>
      <w:r>
        <w:t>(6), 1164–1188. https://doi.org/10.1037/pspp0000224</w:t>
      </w:r>
    </w:p>
    <w:p w14:paraId="7758A4B4" w14:textId="77777777" w:rsidR="004F3F92" w:rsidRDefault="004F3F92" w:rsidP="004F3F92">
      <w:pPr>
        <w:pStyle w:val="Bibliography"/>
      </w:pPr>
      <w:r>
        <w:t xml:space="preserve">Matthews, M., Webb, T. L., Shafir, R., Snow, M., &amp; Sheppes, G. (2021). Identifying the determinants of emotion regulation choice: A systematic review with meta-analysis. </w:t>
      </w:r>
      <w:r>
        <w:rPr>
          <w:i/>
          <w:iCs/>
        </w:rPr>
        <w:t>Cognition and Emotion</w:t>
      </w:r>
      <w:r>
        <w:t xml:space="preserve">, </w:t>
      </w:r>
      <w:r>
        <w:rPr>
          <w:i/>
          <w:iCs/>
        </w:rPr>
        <w:t>35</w:t>
      </w:r>
      <w:r>
        <w:t>(6), 1056–1084. https://doi.org/10.1080/02699931.2021.1945538</w:t>
      </w:r>
    </w:p>
    <w:p w14:paraId="1EB3916B" w14:textId="77777777" w:rsidR="004F3F92" w:rsidRDefault="004F3F92" w:rsidP="004F3F92">
      <w:pPr>
        <w:pStyle w:val="Bibliography"/>
      </w:pPr>
      <w:r>
        <w:t xml:space="preserve">McRae, K., Ochsner, K. N., Mauss, I. B., Gabrieli, J. J. D., &amp; Gross, J. J. (2008). Gender differences in emotion regulation: An fMRI study of cognitive reappraisal. </w:t>
      </w:r>
      <w:r>
        <w:rPr>
          <w:i/>
          <w:iCs/>
        </w:rPr>
        <w:t>Group Processes &amp; Intergroup Relations</w:t>
      </w:r>
      <w:r>
        <w:t xml:space="preserve">, </w:t>
      </w:r>
      <w:r>
        <w:rPr>
          <w:i/>
          <w:iCs/>
        </w:rPr>
        <w:t>11</w:t>
      </w:r>
      <w:r>
        <w:t>(2), 143–162. psyh. https://doi.org/10.1177/1368430207088035</w:t>
      </w:r>
    </w:p>
    <w:p w14:paraId="69DE6B71" w14:textId="77777777" w:rsidR="004F3F92" w:rsidRDefault="004F3F92" w:rsidP="004F3F92">
      <w:pPr>
        <w:pStyle w:val="Bibliography"/>
      </w:pPr>
      <w:r>
        <w:t xml:space="preserve">Mohammad, S. (2018). Obtaining Reliable Human Ratings of Valence, Arousal, and Dominance for 20,000 English Words. </w:t>
      </w:r>
      <w:r>
        <w:rPr>
          <w:i/>
          <w:iCs/>
        </w:rPr>
        <w:t>Proceedings of the 56th Annual Meeting of the Association for Computational Linguistics (Volume 1: Long Papers)</w:t>
      </w:r>
      <w:r>
        <w:t>, 174–184. https://doi.org/10.18653/v1/P18-1017</w:t>
      </w:r>
    </w:p>
    <w:p w14:paraId="14CCC963" w14:textId="77777777" w:rsidR="004F3F92" w:rsidRDefault="004F3F92" w:rsidP="004F3F92">
      <w:pPr>
        <w:pStyle w:val="Bibliography"/>
      </w:pPr>
      <w:r>
        <w:t xml:space="preserve">Norem, J. K. (2008). Defensive Pessimism, Anxiety, and the Complexity of Evaluating Self-Regulation: Defensive Pessimism, Anxiety, and Self-Regulation. </w:t>
      </w:r>
      <w:r>
        <w:rPr>
          <w:i/>
          <w:iCs/>
        </w:rPr>
        <w:t>Social and Personality Psychology Compass</w:t>
      </w:r>
      <w:r>
        <w:t xml:space="preserve">, </w:t>
      </w:r>
      <w:r>
        <w:rPr>
          <w:i/>
          <w:iCs/>
        </w:rPr>
        <w:t>2</w:t>
      </w:r>
      <w:r>
        <w:t>(1), 121–134. https://doi.org/10.1111/j.1751-9004.2007.00053.x</w:t>
      </w:r>
    </w:p>
    <w:p w14:paraId="0F568DB2" w14:textId="77777777" w:rsidR="004F3F92" w:rsidRDefault="004F3F92" w:rsidP="004F3F92">
      <w:pPr>
        <w:pStyle w:val="Bibliography"/>
      </w:pPr>
      <w:r>
        <w:t xml:space="preserve">Opitz, P. C., Cavanagh, S. R., &amp; Urry, H. L. (2015). Uninstructed emotion regulation choice in four studies of cognitive reappraisal. </w:t>
      </w:r>
      <w:r>
        <w:rPr>
          <w:i/>
          <w:iCs/>
        </w:rPr>
        <w:t>Personality and Individual Differences</w:t>
      </w:r>
      <w:r>
        <w:t xml:space="preserve">, </w:t>
      </w:r>
      <w:r>
        <w:rPr>
          <w:i/>
          <w:iCs/>
        </w:rPr>
        <w:t>86</w:t>
      </w:r>
      <w:r>
        <w:t>, 455–464. psyh. https://doi.org/10.1016/j.paid.2015.06.048</w:t>
      </w:r>
    </w:p>
    <w:p w14:paraId="06869805" w14:textId="77777777" w:rsidR="004F3F92" w:rsidRDefault="004F3F92" w:rsidP="004F3F92">
      <w:pPr>
        <w:pStyle w:val="Bibliography"/>
      </w:pPr>
      <w:r>
        <w:lastRenderedPageBreak/>
        <w:t xml:space="preserve">Opitz, P. C., Gross, J. J., &amp; Urry, H. L. (2012). Selection, Optimization, and Compensation in the Domain of Emotion Regulation: Applications to Adolescence, Older Age, and Major Depressive Disorder: SOC-ER Applications. </w:t>
      </w:r>
      <w:r>
        <w:rPr>
          <w:i/>
          <w:iCs/>
        </w:rPr>
        <w:t>Social and Personality Psychology Compass</w:t>
      </w:r>
      <w:r>
        <w:t xml:space="preserve">, </w:t>
      </w:r>
      <w:r>
        <w:rPr>
          <w:i/>
          <w:iCs/>
        </w:rPr>
        <w:t>6</w:t>
      </w:r>
      <w:r>
        <w:t>(2), 142–155. https://doi.org/10.1111/j.1751-9004.2011.00413.x</w:t>
      </w:r>
    </w:p>
    <w:p w14:paraId="7482ADB0" w14:textId="77777777" w:rsidR="004F3F92" w:rsidRDefault="004F3F92" w:rsidP="004F3F92">
      <w:pPr>
        <w:pStyle w:val="Bibliography"/>
      </w:pPr>
      <w:r>
        <w:t xml:space="preserve">Orejuela-Dávila, A. I., Levens, S. M., Sagui-Henson, S. J., Tedeschi, R. G., &amp; Sheppes, G. (2019). The relation between emotion regulation choice and posttraumatic growth. </w:t>
      </w:r>
      <w:r>
        <w:rPr>
          <w:i/>
          <w:iCs/>
        </w:rPr>
        <w:t>Cognition &amp; Emotion</w:t>
      </w:r>
      <w:r>
        <w:t xml:space="preserve">, </w:t>
      </w:r>
      <w:r>
        <w:rPr>
          <w:i/>
          <w:iCs/>
        </w:rPr>
        <w:t>33</w:t>
      </w:r>
      <w:r>
        <w:t>(8), 1709–1717. https://doi.org/10.1080/02699931.2019.1592117</w:t>
      </w:r>
    </w:p>
    <w:p w14:paraId="544E29C7" w14:textId="77777777" w:rsidR="004F3F92" w:rsidRDefault="004F3F92" w:rsidP="004F3F92">
      <w:pPr>
        <w:pStyle w:val="Bibliography"/>
      </w:pPr>
      <w:r>
        <w:t xml:space="preserve">R Core Team. (2022). </w:t>
      </w:r>
      <w:r>
        <w:rPr>
          <w:i/>
          <w:iCs/>
        </w:rPr>
        <w:t>R: A language and environment for statistical computing.</w:t>
      </w:r>
      <w:r>
        <w:t xml:space="preserve"> R  Foundation for Statistical Computing. https://www.R-project.org/</w:t>
      </w:r>
    </w:p>
    <w:p w14:paraId="55A5A669" w14:textId="77777777" w:rsidR="004F3F92" w:rsidRDefault="004F3F92" w:rsidP="004F3F92">
      <w:pPr>
        <w:pStyle w:val="Bibliography"/>
      </w:pPr>
      <w:r>
        <w:t xml:space="preserve">Rottweiler, A.-L., Taxer, J. L., &amp; Nett, U. E. (2018). Context Matters in the Effectiveness of Emotion Regulation Strategies. </w:t>
      </w:r>
      <w:r>
        <w:rPr>
          <w:i/>
          <w:iCs/>
        </w:rPr>
        <w:t>AERA Open</w:t>
      </w:r>
      <w:r>
        <w:t xml:space="preserve">, </w:t>
      </w:r>
      <w:r>
        <w:rPr>
          <w:i/>
          <w:iCs/>
        </w:rPr>
        <w:t>4</w:t>
      </w:r>
      <w:r>
        <w:t>(2), 233285841877884. https://doi.org/10.1177/2332858418778849</w:t>
      </w:r>
    </w:p>
    <w:p w14:paraId="4EEDF24B" w14:textId="77777777" w:rsidR="004F3F92" w:rsidRDefault="004F3F92" w:rsidP="004F3F92">
      <w:pPr>
        <w:pStyle w:val="Bibliography"/>
      </w:pPr>
      <w:r>
        <w:t xml:space="preserve">Sayette, M. A., Loewenstein, G., Griffin, K. M., &amp; Black, J. J. (2008). Exploring the Cold-to-Hot Empathy Gap in Smokers. </w:t>
      </w:r>
      <w:r>
        <w:rPr>
          <w:i/>
          <w:iCs/>
        </w:rPr>
        <w:t>Psychological Science</w:t>
      </w:r>
      <w:r>
        <w:t xml:space="preserve">, </w:t>
      </w:r>
      <w:r>
        <w:rPr>
          <w:i/>
          <w:iCs/>
        </w:rPr>
        <w:t>19</w:t>
      </w:r>
      <w:r>
        <w:t>(9), 926–932. https://doi.org/10.1111/j.1467-9280.2008.02178.x</w:t>
      </w:r>
    </w:p>
    <w:p w14:paraId="19751385" w14:textId="77777777" w:rsidR="004F3F92" w:rsidRDefault="004F3F92" w:rsidP="004F3F92">
      <w:pPr>
        <w:pStyle w:val="Bibliography"/>
      </w:pPr>
      <w:r>
        <w:t xml:space="preserve">Shafir, R., Thiruchselvam, R., Suri, G., Gross, J. J., &amp; Sheppes, G. (2016). Neural processing of emotional-intensity predicts emotion regulation choice. </w:t>
      </w:r>
      <w:r>
        <w:rPr>
          <w:i/>
          <w:iCs/>
        </w:rPr>
        <w:t>Social Cognitive and Affective Neuroscience</w:t>
      </w:r>
      <w:r>
        <w:t xml:space="preserve">, </w:t>
      </w:r>
      <w:r>
        <w:rPr>
          <w:i/>
          <w:iCs/>
        </w:rPr>
        <w:t>11</w:t>
      </w:r>
      <w:r>
        <w:t>(12), 1863–1871. https://doi.org/10.1093/scan/nsw114</w:t>
      </w:r>
    </w:p>
    <w:p w14:paraId="3B7A9ADA" w14:textId="77777777" w:rsidR="004F3F92" w:rsidRDefault="004F3F92" w:rsidP="004F3F92">
      <w:pPr>
        <w:pStyle w:val="Bibliography"/>
      </w:pPr>
      <w:r>
        <w:t xml:space="preserve">Shahane, A. D., Godfrey, D. A., &amp; Denny, B. T. (2023). Predicting real-world emotion and health from spontaneously assessed linguistic distancing using novel scalable technology. </w:t>
      </w:r>
      <w:r>
        <w:rPr>
          <w:i/>
          <w:iCs/>
        </w:rPr>
        <w:t>Emotion</w:t>
      </w:r>
      <w:r>
        <w:t>. https://doi.org/10.1037/emo0001211</w:t>
      </w:r>
    </w:p>
    <w:p w14:paraId="69936640" w14:textId="77777777" w:rsidR="004F3F92" w:rsidRDefault="004F3F92" w:rsidP="004F3F92">
      <w:pPr>
        <w:pStyle w:val="Bibliography"/>
      </w:pPr>
      <w:r>
        <w:lastRenderedPageBreak/>
        <w:t xml:space="preserve">Sheppes, G. (2020). </w:t>
      </w:r>
      <w:r>
        <w:rPr>
          <w:i/>
          <w:iCs/>
        </w:rPr>
        <w:t>Transcending the “good &amp; bad” and “here &amp; now” in emotion regulation: Costs and benefits of strategies across regulatory stages</w:t>
      </w:r>
      <w:r>
        <w:t xml:space="preserve">. </w:t>
      </w:r>
      <w:r>
        <w:rPr>
          <w:i/>
          <w:iCs/>
        </w:rPr>
        <w:t>61</w:t>
      </w:r>
      <w:r>
        <w:t>, 185–236. https://doi.org/10.1016/bs.aesp.2019.09.003</w:t>
      </w:r>
    </w:p>
    <w:p w14:paraId="56C682E9" w14:textId="77777777" w:rsidR="004F3F92" w:rsidRDefault="004F3F92" w:rsidP="004F3F92">
      <w:pPr>
        <w:pStyle w:val="Bibliography"/>
      </w:pPr>
      <w:r>
        <w:t xml:space="preserve">Sheppes, G., Brady, W. J., &amp; Samson, A. C. (2014). In (visual) search for a new distraction: The efficiency of a novel attentional deployment versus semantic meaning regulation strategies. </w:t>
      </w:r>
      <w:r>
        <w:rPr>
          <w:i/>
          <w:iCs/>
        </w:rPr>
        <w:t>Frontiers in Psychology</w:t>
      </w:r>
      <w:r>
        <w:t xml:space="preserve">, </w:t>
      </w:r>
      <w:r>
        <w:rPr>
          <w:i/>
          <w:iCs/>
        </w:rPr>
        <w:t>5</w:t>
      </w:r>
      <w:r>
        <w:t>. psyh. https://doi.org/10.3389/fpsyg.2014.00346</w:t>
      </w:r>
    </w:p>
    <w:p w14:paraId="1899006F" w14:textId="77777777" w:rsidR="004F3F92" w:rsidRDefault="004F3F92" w:rsidP="004F3F92">
      <w:pPr>
        <w:pStyle w:val="Bibliography"/>
      </w:pPr>
      <w:r>
        <w:t xml:space="preserve">Sheppes, G., &amp; Gross, J. J. (2011). Is Timing Everything? Temporal Considerations in Emotion Regulation. </w:t>
      </w:r>
      <w:r>
        <w:rPr>
          <w:i/>
          <w:iCs/>
        </w:rPr>
        <w:t>Personality and Social Psychology Review</w:t>
      </w:r>
      <w:r>
        <w:t xml:space="preserve">, </w:t>
      </w:r>
      <w:r>
        <w:rPr>
          <w:i/>
          <w:iCs/>
        </w:rPr>
        <w:t>15</w:t>
      </w:r>
      <w:r>
        <w:t>(4), 319–331. https://doi.org/10.1177/1088868310395778</w:t>
      </w:r>
    </w:p>
    <w:p w14:paraId="40B2695B" w14:textId="77777777" w:rsidR="004F3F92" w:rsidRDefault="004F3F92" w:rsidP="004F3F92">
      <w:pPr>
        <w:pStyle w:val="Bibliography"/>
      </w:pPr>
      <w:r>
        <w:t xml:space="preserve">Sheppes, G., Scheibe, S., Suri, G., &amp; Gross, J. J. (2011). Emotion-Regulation Choice. </w:t>
      </w:r>
      <w:r>
        <w:rPr>
          <w:i/>
          <w:iCs/>
        </w:rPr>
        <w:t>Psychological Science</w:t>
      </w:r>
      <w:r>
        <w:t xml:space="preserve">, </w:t>
      </w:r>
      <w:r>
        <w:rPr>
          <w:i/>
          <w:iCs/>
        </w:rPr>
        <w:t>22</w:t>
      </w:r>
      <w:r>
        <w:t>(11), 1391–1396. https://doi.org/10.1177/0956797611418350</w:t>
      </w:r>
    </w:p>
    <w:p w14:paraId="1780A965" w14:textId="77777777" w:rsidR="004F3F92" w:rsidRDefault="004F3F92" w:rsidP="004F3F92">
      <w:pPr>
        <w:pStyle w:val="Bibliography"/>
      </w:pPr>
      <w:r>
        <w:t xml:space="preserve">Shiffman, S., Stone, A. A., &amp; Hufford, M. R. (2008). Ecological momentary assessment. </w:t>
      </w:r>
      <w:r>
        <w:rPr>
          <w:i/>
          <w:iCs/>
        </w:rPr>
        <w:t>Annual Review of Clinical Psychology</w:t>
      </w:r>
      <w:r>
        <w:t xml:space="preserve">, </w:t>
      </w:r>
      <w:r>
        <w:rPr>
          <w:i/>
          <w:iCs/>
        </w:rPr>
        <w:t>4</w:t>
      </w:r>
      <w:r>
        <w:t>, 1–32. https://doi.org/10.1146/annurev.clinpsy.3.022806.091415</w:t>
      </w:r>
    </w:p>
    <w:p w14:paraId="3DEF394B" w14:textId="77777777" w:rsidR="004F3F92" w:rsidRDefault="004F3F92" w:rsidP="004F3F92">
      <w:pPr>
        <w:pStyle w:val="Bibliography"/>
      </w:pPr>
      <w:r>
        <w:t xml:space="preserve">Silvers, J., Insel, C., Powers, A., Franz, P., Weber, J., Mischel, W., Casey, B., &amp; Ochsner, K. (2014). Curbing Craving: Behavioral and Brain Evidence That Children Regulate Craving When Instructed to Do So but Have Higher Baseline Craving Than Adults. </w:t>
      </w:r>
      <w:r>
        <w:rPr>
          <w:i/>
          <w:iCs/>
        </w:rPr>
        <w:t>PSYCHOLOGICAL SCIENCE</w:t>
      </w:r>
      <w:r>
        <w:t xml:space="preserve">, </w:t>
      </w:r>
      <w:r>
        <w:rPr>
          <w:i/>
          <w:iCs/>
        </w:rPr>
        <w:t>25</w:t>
      </w:r>
      <w:r>
        <w:t>(10), 1932–1942. https://doi.org/10.1177/0956797614546001</w:t>
      </w:r>
    </w:p>
    <w:p w14:paraId="1D75D587" w14:textId="77777777" w:rsidR="004F3F92" w:rsidRDefault="004F3F92" w:rsidP="004F3F92">
      <w:pPr>
        <w:pStyle w:val="Bibliography"/>
      </w:pPr>
      <w:r>
        <w:t xml:space="preserve">Specker, P., &amp; Nickerson, A. (2022). An experimental investigation of spontaneous emotion regulation variability, negative affect, and posttraumatic stress disorder among traumatized refugees. </w:t>
      </w:r>
      <w:r>
        <w:rPr>
          <w:i/>
          <w:iCs/>
        </w:rPr>
        <w:t>Psychological Trauma: Theory, Research, Practice, and Policy</w:t>
      </w:r>
      <w:r>
        <w:t>. pdh. https://doi.org/10.1037/tra0001217</w:t>
      </w:r>
    </w:p>
    <w:p w14:paraId="4C8D695E" w14:textId="77777777" w:rsidR="004F3F92" w:rsidRDefault="004F3F92" w:rsidP="004F3F92">
      <w:pPr>
        <w:pStyle w:val="Bibliography"/>
      </w:pPr>
      <w:r>
        <w:lastRenderedPageBreak/>
        <w:t xml:space="preserve">Stasiak, J. E., Mitchell, W. J., Reisman, S. S., Gregory, D. F., Murty, V. P., &amp; Helion, C. (2023). Physiological arousal guides situational appraisals and metacognitive recall for naturalistic experiences. </w:t>
      </w:r>
      <w:r>
        <w:rPr>
          <w:i/>
          <w:iCs/>
        </w:rPr>
        <w:t>Neuropsychologia</w:t>
      </w:r>
      <w:r>
        <w:t xml:space="preserve">, </w:t>
      </w:r>
      <w:r>
        <w:rPr>
          <w:i/>
          <w:iCs/>
        </w:rPr>
        <w:t>180</w:t>
      </w:r>
      <w:r>
        <w:t>, 108467. https://doi.org/10.1016/j.neuropsychologia.2023.108467</w:t>
      </w:r>
    </w:p>
    <w:p w14:paraId="6810265E" w14:textId="77777777" w:rsidR="004F3F92" w:rsidRDefault="004F3F92" w:rsidP="004F3F92">
      <w:pPr>
        <w:pStyle w:val="Bibliography"/>
      </w:pPr>
      <w:r>
        <w:t xml:space="preserve">Stone, A. A., Shiffman, S., Schwartz, J. E., Broderick, J. E., &amp; Hufford, M. R. (2003). Patient compliance with paper and electronic diaries. </w:t>
      </w:r>
      <w:r>
        <w:rPr>
          <w:i/>
          <w:iCs/>
        </w:rPr>
        <w:t>Controlled Clinical Trials</w:t>
      </w:r>
      <w:r>
        <w:t xml:space="preserve">, </w:t>
      </w:r>
      <w:r>
        <w:rPr>
          <w:i/>
          <w:iCs/>
        </w:rPr>
        <w:t>24</w:t>
      </w:r>
      <w:r>
        <w:t>(2), 182–199. https://doi.org/10.1016/S0197-2456(02)00320-3</w:t>
      </w:r>
    </w:p>
    <w:p w14:paraId="4E9CE194" w14:textId="77777777" w:rsidR="004F3F92" w:rsidRDefault="004F3F92" w:rsidP="004F3F92">
      <w:pPr>
        <w:pStyle w:val="Bibliography"/>
      </w:pPr>
      <w:r>
        <w:t xml:space="preserve">Suri, G., Sheppes, G., Young, G., Gerald Young, Abraham, D., McRae, K., &amp; Gross, J. J. (2018). Emotion regulation choice: The role of environmental affordances. </w:t>
      </w:r>
      <w:r>
        <w:rPr>
          <w:i/>
          <w:iCs/>
        </w:rPr>
        <w:t>Cognition &amp; Emotion</w:t>
      </w:r>
      <w:r>
        <w:t xml:space="preserve">, </w:t>
      </w:r>
      <w:r>
        <w:rPr>
          <w:i/>
          <w:iCs/>
        </w:rPr>
        <w:t>32</w:t>
      </w:r>
      <w:r>
        <w:t>(5), 963–971. https://doi.org/10.1080/02699931.2017.1371003</w:t>
      </w:r>
    </w:p>
    <w:p w14:paraId="7386C726" w14:textId="77777777" w:rsidR="004F3F92" w:rsidRDefault="004F3F92" w:rsidP="004F3F92">
      <w:pPr>
        <w:pStyle w:val="Bibliography"/>
      </w:pPr>
      <w:r>
        <w:t xml:space="preserve">Szasz, P. L., Madalina Coman, Coman, M. A., Curtiss, J., Carpenter, J. K., &amp; Hofmann, S. G. (2018). Use of Multiple Regulation Strategies in Spontaneous Emotion Regulation. </w:t>
      </w:r>
      <w:r>
        <w:rPr>
          <w:i/>
          <w:iCs/>
        </w:rPr>
        <w:t>International Journal of Cognitive Therapy</w:t>
      </w:r>
      <w:r>
        <w:t xml:space="preserve">, </w:t>
      </w:r>
      <w:r>
        <w:rPr>
          <w:i/>
          <w:iCs/>
        </w:rPr>
        <w:t>11</w:t>
      </w:r>
      <w:r>
        <w:t>(3), 249–261. https://doi.org/10.1007/s41811-018-0026-9</w:t>
      </w:r>
    </w:p>
    <w:p w14:paraId="1492FB96" w14:textId="77777777" w:rsidR="004F3F92" w:rsidRDefault="004F3F92" w:rsidP="004F3F92">
      <w:pPr>
        <w:pStyle w:val="Bibliography"/>
      </w:pPr>
      <w:r>
        <w:t xml:space="preserve">Tamir, M. (2016). Why Do People Regulate Their Emotions? A Taxonomy of Motives in Emotion Regulation. </w:t>
      </w:r>
      <w:r>
        <w:rPr>
          <w:i/>
          <w:iCs/>
        </w:rPr>
        <w:t>Personality and Social Psychology Review</w:t>
      </w:r>
      <w:r>
        <w:t xml:space="preserve">, </w:t>
      </w:r>
      <w:r>
        <w:rPr>
          <w:i/>
          <w:iCs/>
        </w:rPr>
        <w:t>20</w:t>
      </w:r>
      <w:r>
        <w:t>(3), 199–222. https://doi.org/10.1177/1088868315586325</w:t>
      </w:r>
    </w:p>
    <w:p w14:paraId="65CA69DB" w14:textId="77777777" w:rsidR="004F3F92" w:rsidRDefault="004F3F92" w:rsidP="004F3F92">
      <w:pPr>
        <w:pStyle w:val="Bibliography"/>
      </w:pPr>
      <w:r>
        <w:t xml:space="preserve">Tang, Y., &amp; Huang, Y. (2019). Contextual factors influence the selection of specific and broad types of emotion regulation strategies. </w:t>
      </w:r>
      <w:r>
        <w:rPr>
          <w:i/>
          <w:iCs/>
        </w:rPr>
        <w:t>British Journal of Social Psychology</w:t>
      </w:r>
      <w:r>
        <w:t xml:space="preserve">, </w:t>
      </w:r>
      <w:r>
        <w:rPr>
          <w:i/>
          <w:iCs/>
        </w:rPr>
        <w:t>58</w:t>
      </w:r>
      <w:r>
        <w:t>(4), 1008–1033. https://doi.org/10.1111/bjso.12313</w:t>
      </w:r>
    </w:p>
    <w:p w14:paraId="214BD186" w14:textId="77777777" w:rsidR="004F3F92" w:rsidRDefault="004F3F92" w:rsidP="004F3F92">
      <w:pPr>
        <w:pStyle w:val="Bibliography"/>
      </w:pPr>
      <w:r>
        <w:t xml:space="preserve">Tashjian, S. M., Fedrigo, V., Molapour, T., Mobbs, D., &amp; Camerer, C. F. (2022). Physiological responses to a haunted house threat experience: Distinct tonic and phasic effects. </w:t>
      </w:r>
      <w:r>
        <w:rPr>
          <w:i/>
          <w:iCs/>
        </w:rPr>
        <w:t>Psychological Science</w:t>
      </w:r>
      <w:r>
        <w:t xml:space="preserve">, </w:t>
      </w:r>
      <w:r>
        <w:rPr>
          <w:i/>
          <w:iCs/>
        </w:rPr>
        <w:t>33</w:t>
      </w:r>
      <w:r>
        <w:t>(2), 236–248. https://doi.org/10.1177/09567976211032231</w:t>
      </w:r>
    </w:p>
    <w:p w14:paraId="74B1C8C9" w14:textId="77777777" w:rsidR="004F3F92" w:rsidRDefault="004F3F92" w:rsidP="004F3F92">
      <w:pPr>
        <w:pStyle w:val="Bibliography"/>
      </w:pPr>
      <w:r>
        <w:lastRenderedPageBreak/>
        <w:t xml:space="preserve">Uusberg, A., Taxer, J. L., Yih, J., Uusberg, H., &amp; Gross, J. J. (2019). Reappraising Reappraisal. </w:t>
      </w:r>
      <w:r>
        <w:rPr>
          <w:i/>
          <w:iCs/>
        </w:rPr>
        <w:t>Emotion Review</w:t>
      </w:r>
      <w:r>
        <w:t xml:space="preserve">, </w:t>
      </w:r>
      <w:r>
        <w:rPr>
          <w:i/>
          <w:iCs/>
        </w:rPr>
        <w:t>11</w:t>
      </w:r>
      <w:r>
        <w:t>(4), 267–282. https://doi.org/10.1177/1754073919862617</w:t>
      </w:r>
    </w:p>
    <w:p w14:paraId="6370AF51" w14:textId="77777777" w:rsidR="004F3F92" w:rsidRDefault="004F3F92" w:rsidP="004F3F92">
      <w:pPr>
        <w:pStyle w:val="Bibliography"/>
      </w:pPr>
      <w:r>
        <w:t xml:space="preserve">Van Boven, L., &amp; Loewenstein, G. (2003). Social Projection of Transient Drive States. </w:t>
      </w:r>
      <w:r>
        <w:rPr>
          <w:i/>
          <w:iCs/>
        </w:rPr>
        <w:t>Personality and Social Psychology Bulletin</w:t>
      </w:r>
      <w:r>
        <w:t xml:space="preserve">, </w:t>
      </w:r>
      <w:r>
        <w:rPr>
          <w:i/>
          <w:iCs/>
        </w:rPr>
        <w:t>29</w:t>
      </w:r>
      <w:r>
        <w:t>(9), 1159–1168. https://doi.org/10.1177/0146167203254597</w:t>
      </w:r>
    </w:p>
    <w:p w14:paraId="7502B0A2" w14:textId="77777777" w:rsidR="004F3F92" w:rsidRDefault="004F3F92" w:rsidP="004F3F92">
      <w:pPr>
        <w:pStyle w:val="Bibliography"/>
      </w:pPr>
      <w:r>
        <w:t xml:space="preserve">Watson, D., Anna, L., &amp; Tellegen, A. (1988). Development and Validation of Brief Measures of Positive and Negative Affect: The PANAS Scales. </w:t>
      </w:r>
      <w:r>
        <w:rPr>
          <w:i/>
          <w:iCs/>
        </w:rPr>
        <w:t>Journal of Personality and Social Psychology</w:t>
      </w:r>
      <w:r>
        <w:t xml:space="preserve">, </w:t>
      </w:r>
      <w:r>
        <w:rPr>
          <w:i/>
          <w:iCs/>
        </w:rPr>
        <w:t>54</w:t>
      </w:r>
      <w:r>
        <w:t>(6), 1063–1070.</w:t>
      </w:r>
    </w:p>
    <w:p w14:paraId="033F1A83" w14:textId="77777777" w:rsidR="004F3F92" w:rsidRDefault="004F3F92" w:rsidP="004F3F92">
      <w:pPr>
        <w:pStyle w:val="Bibliography"/>
      </w:pPr>
      <w:r>
        <w:t xml:space="preserve">Webb, T. L., Miles, E., &amp; Sheeran, P. (2012). Dealing with feeling: A meta-analysis of the effectiveness of strategies derived from the process model of emotion regulation. </w:t>
      </w:r>
      <w:r>
        <w:rPr>
          <w:i/>
          <w:iCs/>
        </w:rPr>
        <w:t>Psychological Bulletin</w:t>
      </w:r>
      <w:r>
        <w:t xml:space="preserve">, </w:t>
      </w:r>
      <w:r>
        <w:rPr>
          <w:i/>
          <w:iCs/>
        </w:rPr>
        <w:t>138</w:t>
      </w:r>
      <w:r>
        <w:t>(4), 775–808. pdh. https://doi.org/10.1037/a0027600</w:t>
      </w:r>
    </w:p>
    <w:p w14:paraId="26E8B72F" w14:textId="77777777" w:rsidR="004F3F92" w:rsidRDefault="004F3F92" w:rsidP="004F3F92">
      <w:pPr>
        <w:pStyle w:val="Bibliography"/>
      </w:pPr>
      <w:r>
        <w:t xml:space="preserve">Weiss, N. H., Schick, M. R., Waite, E. E., Haliczer, L. A., &amp; Dixon-Gordon, K. L. (2021). Association of positive emotion dysregulation to resting heart rate variability: The influence of positive affect intensity. </w:t>
      </w:r>
      <w:r>
        <w:rPr>
          <w:i/>
          <w:iCs/>
        </w:rPr>
        <w:t>Personality and Individual Differences</w:t>
      </w:r>
      <w:r>
        <w:t xml:space="preserve">, </w:t>
      </w:r>
      <w:r>
        <w:rPr>
          <w:i/>
          <w:iCs/>
        </w:rPr>
        <w:t>173</w:t>
      </w:r>
      <w:r>
        <w:t>, 110607. https://doi.org/10.1016/j.paid.2020.110607</w:t>
      </w:r>
    </w:p>
    <w:p w14:paraId="48C84444" w14:textId="77777777" w:rsidR="004F3F92" w:rsidRDefault="004F3F92" w:rsidP="004F3F92">
      <w:pPr>
        <w:pStyle w:val="Bibliography"/>
      </w:pPr>
      <w:r>
        <w:t xml:space="preserve">Young, G., &amp; Suri, G. (2020). Emotion regulation choice: A broad examination of external factors. </w:t>
      </w:r>
      <w:r>
        <w:rPr>
          <w:i/>
          <w:iCs/>
        </w:rPr>
        <w:t>Cognition &amp; Emotion</w:t>
      </w:r>
      <w:r>
        <w:t xml:space="preserve">, </w:t>
      </w:r>
      <w:r>
        <w:rPr>
          <w:i/>
          <w:iCs/>
        </w:rPr>
        <w:t>34</w:t>
      </w:r>
      <w:r>
        <w:t>(2), 242–261. https://doi.org/10.1080/02699931.2019.1611544</w:t>
      </w:r>
    </w:p>
    <w:p w14:paraId="45EFCC67" w14:textId="77777777" w:rsidR="004F3F92" w:rsidRDefault="004F3F92" w:rsidP="004F3F92">
      <w:pPr>
        <w:pStyle w:val="Bibliography"/>
      </w:pPr>
      <w:r>
        <w:t xml:space="preserve">Zhang, Z., &amp; Mai, Y. (2019). </w:t>
      </w:r>
      <w:r>
        <w:rPr>
          <w:i/>
          <w:iCs/>
        </w:rPr>
        <w:t>WebPower: Basic and Advanced Statistical Power Analysis</w:t>
      </w:r>
      <w:r>
        <w:t xml:space="preserve"> (0.5) [R]. https://CRAN.R-project.org/package=WebPower</w:t>
      </w:r>
    </w:p>
    <w:p w14:paraId="1B96A437" w14:textId="50554CC8" w:rsidR="007053D8" w:rsidRDefault="00054CD8" w:rsidP="004814F0">
      <w:pPr>
        <w:spacing w:after="0" w:line="480" w:lineRule="auto"/>
        <w:ind w:left="0" w:firstLine="0"/>
        <w:jc w:val="left"/>
        <w:rPr>
          <w:szCs w:val="24"/>
        </w:rPr>
      </w:pPr>
      <w:r>
        <w:rPr>
          <w:szCs w:val="24"/>
        </w:rPr>
        <w:fldChar w:fldCharType="end"/>
      </w:r>
    </w:p>
    <w:p w14:paraId="14874C98" w14:textId="77777777" w:rsidR="007053D8" w:rsidRDefault="007053D8" w:rsidP="004814F0">
      <w:pPr>
        <w:spacing w:after="0" w:line="480" w:lineRule="auto"/>
        <w:ind w:left="0" w:firstLine="0"/>
        <w:jc w:val="left"/>
        <w:rPr>
          <w:szCs w:val="24"/>
        </w:rPr>
        <w:sectPr w:rsidR="007053D8" w:rsidSect="0024610B">
          <w:pgSz w:w="12240" w:h="15840" w:code="1"/>
          <w:pgMar w:top="1440" w:right="1440" w:bottom="1440" w:left="1440" w:header="763" w:footer="720" w:gutter="0"/>
          <w:cols w:space="720"/>
          <w:docGrid w:linePitch="326"/>
        </w:sectPr>
      </w:pPr>
    </w:p>
    <w:p w14:paraId="7A89CDA5" w14:textId="3321AD1D" w:rsidR="00EE0C3E" w:rsidRDefault="00EE0C3E" w:rsidP="00EB6E76">
      <w:pPr>
        <w:spacing w:after="160" w:line="259" w:lineRule="auto"/>
        <w:ind w:left="0" w:firstLine="0"/>
        <w:jc w:val="left"/>
        <w:rPr>
          <w:b/>
          <w:bCs/>
          <w:szCs w:val="24"/>
        </w:rPr>
      </w:pPr>
      <w:r>
        <w:rPr>
          <w:b/>
          <w:bCs/>
          <w:szCs w:val="24"/>
        </w:rPr>
        <w:lastRenderedPageBreak/>
        <w:t>Supplementary Materials</w:t>
      </w:r>
    </w:p>
    <w:p w14:paraId="2E3E81B6" w14:textId="12D2F0C2" w:rsidR="00857F3D" w:rsidRPr="00857F3D" w:rsidRDefault="00A10284" w:rsidP="00857F3D">
      <w:pPr>
        <w:spacing w:after="0" w:line="480" w:lineRule="auto"/>
        <w:ind w:left="0" w:firstLine="720"/>
        <w:rPr>
          <w:b/>
          <w:szCs w:val="24"/>
        </w:rPr>
      </w:pPr>
      <w:r>
        <w:rPr>
          <w:b/>
          <w:szCs w:val="24"/>
        </w:rPr>
        <w:t>PILOT</w:t>
      </w:r>
      <w:r w:rsidR="00EE0C3E">
        <w:rPr>
          <w:b/>
          <w:szCs w:val="24"/>
        </w:rPr>
        <w:t xml:space="preserve"> </w:t>
      </w:r>
      <w:r w:rsidR="00857F3D">
        <w:rPr>
          <w:b/>
          <w:szCs w:val="24"/>
        </w:rPr>
        <w:t xml:space="preserve">STUDY </w:t>
      </w:r>
      <w:r w:rsidR="00EE0C3E" w:rsidRPr="008C7178">
        <w:rPr>
          <w:b/>
          <w:szCs w:val="24"/>
        </w:rPr>
        <w:t>METHOD</w:t>
      </w:r>
      <w:r w:rsidR="00EE0C3E">
        <w:rPr>
          <w:b/>
          <w:szCs w:val="24"/>
        </w:rPr>
        <w:t>S</w:t>
      </w:r>
    </w:p>
    <w:p w14:paraId="3D669479" w14:textId="643F7B87" w:rsidR="00EE0C3E" w:rsidRPr="008C7178" w:rsidRDefault="00A10284" w:rsidP="00857F3D">
      <w:pPr>
        <w:spacing w:after="0" w:line="480" w:lineRule="auto"/>
        <w:ind w:left="0" w:firstLine="720"/>
        <w:rPr>
          <w:szCs w:val="24"/>
        </w:rPr>
      </w:pPr>
      <w:r>
        <w:rPr>
          <w:szCs w:val="24"/>
        </w:rPr>
        <w:t>A pilot study</w:t>
      </w:r>
      <w:r w:rsidR="00EE0C3E" w:rsidRPr="008C7178">
        <w:rPr>
          <w:szCs w:val="24"/>
        </w:rPr>
        <w:t xml:space="preserve"> tested whether the emotional intensity of negatively-valenced events was associated with the likelihood of using a low-effort or high-effort regulatory strategy in a </w:t>
      </w:r>
      <w:r w:rsidR="00EE0C3E">
        <w:rPr>
          <w:szCs w:val="24"/>
        </w:rPr>
        <w:t>quasi-natural</w:t>
      </w:r>
      <w:r w:rsidR="00EE0C3E" w:rsidRPr="008C7178">
        <w:rPr>
          <w:szCs w:val="24"/>
        </w:rPr>
        <w:t xml:space="preserve">istic setting with an untrained sample. To assess emotional intensity, participants self-reported the emotional intensity of events from the haunted house one week after exposure during a surprise recall task. Participants also noted whether they wanted to reduce the intensity of these emotions and, if so, how they attempted to do so in their own words. </w:t>
      </w:r>
      <w:r w:rsidR="00EE0C3E" w:rsidRPr="007C22D9">
        <w:rPr>
          <w:szCs w:val="24"/>
        </w:rPr>
        <w:t xml:space="preserve">We report how we determined our sample size, </w:t>
      </w:r>
      <w:r w:rsidR="00EE0C3E">
        <w:rPr>
          <w:szCs w:val="24"/>
        </w:rPr>
        <w:t>all data exclusions,</w:t>
      </w:r>
      <w:r w:rsidR="00EE0C3E" w:rsidRPr="007C22D9">
        <w:rPr>
          <w:szCs w:val="24"/>
        </w:rPr>
        <w:t xml:space="preserve"> all manipulations, and all measures in the study</w:t>
      </w:r>
      <w:r w:rsidR="00EE0C3E">
        <w:rPr>
          <w:szCs w:val="24"/>
        </w:rPr>
        <w:t>.</w:t>
      </w:r>
      <w:r w:rsidR="00EE0C3E" w:rsidRPr="007C22D9">
        <w:rPr>
          <w:szCs w:val="24"/>
        </w:rPr>
        <w:t xml:space="preserve"> </w:t>
      </w:r>
      <w:r w:rsidR="00EE0C3E" w:rsidRPr="008C7178">
        <w:rPr>
          <w:szCs w:val="24"/>
        </w:rPr>
        <w:t xml:space="preserve"> </w:t>
      </w:r>
    </w:p>
    <w:p w14:paraId="235ACD49" w14:textId="02A86159" w:rsidR="00EE0C3E"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PARTICIPANTS: </w:t>
      </w:r>
      <w:r w:rsidRPr="008C7178">
        <w:rPr>
          <w:szCs w:val="24"/>
        </w:rPr>
        <w:t>In October 2019, 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were recruited from a large northeastern city via flyers for an IRB-approved fear and memory study.</w:t>
      </w:r>
      <w:r>
        <w:rPr>
          <w:szCs w:val="24"/>
        </w:rPr>
        <w:t xml:space="preserve"> Participants were predominantly well-educated (</w:t>
      </w:r>
      <w:r w:rsidRPr="000D7D4C">
        <w:rPr>
          <w:i/>
          <w:szCs w:val="24"/>
        </w:rPr>
        <w:t xml:space="preserve">x̄ </w:t>
      </w:r>
      <w:r w:rsidRPr="000D7D4C">
        <w:rPr>
          <w:i/>
          <w:szCs w:val="24"/>
          <w:vertAlign w:val="subscript"/>
        </w:rPr>
        <w:t>Years of Education</w:t>
      </w:r>
      <w:r>
        <w:rPr>
          <w:szCs w:val="24"/>
        </w:rPr>
        <w:t xml:space="preserve"> = 15.3 </w:t>
      </w:r>
      <w:proofErr w:type="spellStart"/>
      <w:r>
        <w:rPr>
          <w:szCs w:val="24"/>
        </w:rPr>
        <w:t>yrs</w:t>
      </w:r>
      <w:proofErr w:type="spellEnd"/>
      <w:r>
        <w:rPr>
          <w:szCs w:val="24"/>
        </w:rPr>
        <w:t xml:space="preserve">, </w:t>
      </w:r>
      <w:proofErr w:type="spellStart"/>
      <w:r w:rsidRPr="000D7D4C">
        <w:rPr>
          <w:i/>
          <w:iCs/>
          <w:szCs w:val="24"/>
        </w:rPr>
        <w:t>sd</w:t>
      </w:r>
      <w:proofErr w:type="spellEnd"/>
      <w:r w:rsidRPr="000D7D4C">
        <w:rPr>
          <w:i/>
          <w:iCs/>
          <w:szCs w:val="24"/>
        </w:rPr>
        <w:t xml:space="preserve"> </w:t>
      </w:r>
      <w:r w:rsidRPr="000D7D4C">
        <w:rPr>
          <w:i/>
          <w:iCs/>
          <w:szCs w:val="24"/>
          <w:vertAlign w:val="subscript"/>
        </w:rPr>
        <w:t>Years of Education</w:t>
      </w:r>
      <w:r>
        <w:rPr>
          <w:szCs w:val="24"/>
        </w:rPr>
        <w:t xml:space="preserve"> = 2.4 </w:t>
      </w:r>
      <w:proofErr w:type="spellStart"/>
      <w:r>
        <w:rPr>
          <w:szCs w:val="24"/>
        </w:rPr>
        <w:t>yrs</w:t>
      </w:r>
      <w:proofErr w:type="spellEnd"/>
      <w:r>
        <w:rPr>
          <w:szCs w:val="24"/>
        </w:rPr>
        <w:t xml:space="preserve">), with 92.6% reporting having completed some college (35.2%), a 4-year degree (29.6%), some post-graduate studies (16.7%), or a post-graduate degree (11.1%). Socioeconomic status was more normally distributed, with 12.7% of respondents reporting making less than $15,000 per year, 16.3% reporting between $15,001 and $25,000, 09.1% reporting $25,001 to $35,000, 23.6% reporting between $35,001 and $50,000, 12.7% reporting between $50,001 and $75,000, 16.4% reporting between $75,001 and $100,000, 09.1% reporting between $100,001 and $150,000, and no one reporting greater than $150,000. The racial identity of participants was not assessed. </w:t>
      </w:r>
    </w:p>
    <w:p w14:paraId="6D822F80" w14:textId="1C382EC1" w:rsidR="00EE0C3E" w:rsidRPr="008C7178" w:rsidRDefault="00EE0C3E" w:rsidP="00A10284">
      <w:pPr>
        <w:spacing w:after="0" w:line="480" w:lineRule="auto"/>
        <w:ind w:left="0" w:firstLine="720"/>
        <w:rPr>
          <w:szCs w:val="24"/>
        </w:rPr>
      </w:pPr>
      <w:r w:rsidRPr="008C7178">
        <w:rPr>
          <w:szCs w:val="24"/>
        </w:rPr>
        <w:t xml:space="preserve">A priori power analyses using the </w:t>
      </w:r>
      <w:proofErr w:type="spellStart"/>
      <w:r w:rsidRPr="008C7178">
        <w:rPr>
          <w:szCs w:val="24"/>
        </w:rPr>
        <w:t>WebPower</w:t>
      </w:r>
      <w:proofErr w:type="spellEnd"/>
      <w:r w:rsidRPr="008C7178">
        <w:rPr>
          <w:szCs w:val="24"/>
        </w:rPr>
        <w:t xml:space="preserve"> (Zhang, Z., &amp; Mai, Y., 2019) in R 3.6.1 (R Core Team, 2022) determined 18 participants would sufficiently power our main effect using 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 Participants were excluded for previously visiting the haunted house </w:t>
      </w:r>
      <w:r w:rsidRPr="008C7178">
        <w:rPr>
          <w:szCs w:val="24"/>
        </w:rPr>
        <w:lastRenderedPageBreak/>
        <w:t>(</w:t>
      </w:r>
      <w:r w:rsidRPr="008C7178">
        <w:rPr>
          <w:i/>
          <w:szCs w:val="24"/>
        </w:rPr>
        <w:t>n</w:t>
      </w:r>
      <w:r w:rsidRPr="008C7178">
        <w:rPr>
          <w:szCs w:val="24"/>
        </w:rPr>
        <w:t xml:space="preserve"> = 1), not completing the study (</w:t>
      </w:r>
      <w:r w:rsidRPr="008C7178">
        <w:rPr>
          <w:i/>
          <w:szCs w:val="24"/>
        </w:rPr>
        <w:t>n</w:t>
      </w:r>
      <w:r w:rsidRPr="008C7178">
        <w:rPr>
          <w:szCs w:val="24"/>
        </w:rPr>
        <w:t xml:space="preserve"> = 1), identifying English as their second-language (</w:t>
      </w:r>
      <w:r w:rsidRPr="008C7178">
        <w:rPr>
          <w:i/>
          <w:szCs w:val="24"/>
        </w:rPr>
        <w:t xml:space="preserve">n </w:t>
      </w:r>
      <w:r w:rsidRPr="008C7178">
        <w:rPr>
          <w:szCs w:val="24"/>
        </w:rPr>
        <w:t>= 2), or not following instructions (</w:t>
      </w:r>
      <w:r w:rsidRPr="008C7178">
        <w:rPr>
          <w:i/>
          <w:szCs w:val="24"/>
        </w:rPr>
        <w:t xml:space="preserve">n </w:t>
      </w:r>
      <w:r w:rsidRPr="008C7178">
        <w:rPr>
          <w:szCs w:val="24"/>
        </w:rPr>
        <w:t>= 3). Participants received $70.00 in Visa debit cards for participating.</w:t>
      </w:r>
      <w:r w:rsidRPr="008C7178">
        <w:rPr>
          <w:b/>
          <w:szCs w:val="24"/>
        </w:rPr>
        <w:t xml:space="preserve"> </w:t>
      </w:r>
    </w:p>
    <w:p w14:paraId="3665345E" w14:textId="2695032F" w:rsidR="00EE0C3E" w:rsidRPr="008C7178"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MATERIALS AND PROCEDURE: </w:t>
      </w:r>
      <w:r w:rsidRPr="008C7178">
        <w:rPr>
          <w:szCs w:val="24"/>
        </w:rPr>
        <w:t>Our design consisted of an exposure session and a follow-up. Following consent, participants completed computerized questionnaires and were fitted with physiological monitors which are beyond the purview of this study (</w:t>
      </w:r>
      <w:r w:rsidRPr="008C7178">
        <w:rPr>
          <w:i/>
          <w:szCs w:val="24"/>
        </w:rPr>
        <w:t>See</w:t>
      </w:r>
      <w:r w:rsidRPr="008C7178">
        <w:rPr>
          <w:szCs w:val="24"/>
        </w:rPr>
        <w:t xml:space="preserve"> </w:t>
      </w:r>
      <w:r w:rsidR="00A10284">
        <w:rPr>
          <w:szCs w:val="24"/>
          <w:lang w:val="en"/>
        </w:rPr>
        <w:fldChar w:fldCharType="begin"/>
      </w:r>
      <w:r w:rsidR="007B47B5">
        <w:rPr>
          <w:szCs w:val="24"/>
          <w:lang w:val="en"/>
        </w:rPr>
        <w:instrText xml:space="preserve"> ADDIN ZOTERO_ITEM CSL_CITATION {"citationID":"qeNhfzJq","properties":{"formattedCitation":"(Stasiak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A10284">
        <w:rPr>
          <w:szCs w:val="24"/>
          <w:lang w:val="en"/>
        </w:rPr>
        <w:fldChar w:fldCharType="separate"/>
      </w:r>
      <w:r w:rsidR="00A10284" w:rsidRPr="00A10284">
        <w:t>Stasiak et al., 2023)</w:t>
      </w:r>
      <w:r w:rsidR="00A10284">
        <w:rPr>
          <w:szCs w:val="24"/>
          <w:lang w:val="en"/>
        </w:rPr>
        <w:fldChar w:fldCharType="end"/>
      </w:r>
      <w:r w:rsidRPr="008C7178">
        <w:rPr>
          <w:szCs w:val="24"/>
        </w:rPr>
        <w:t xml:space="preserve">. Participants were then escorted by two research assistants to the </w:t>
      </w:r>
      <w:proofErr w:type="gramStart"/>
      <w:r w:rsidRPr="008C7178">
        <w:rPr>
          <w:szCs w:val="24"/>
        </w:rPr>
        <w:t>remotely-located</w:t>
      </w:r>
      <w:proofErr w:type="gramEnd"/>
      <w:r w:rsidRPr="008C7178">
        <w:rPr>
          <w:szCs w:val="24"/>
        </w:rPr>
        <w:t xml:space="preserve"> haunted house</w:t>
      </w:r>
      <w:r w:rsidR="00A10284">
        <w:rPr>
          <w:szCs w:val="24"/>
        </w:rPr>
        <w:t xml:space="preserve"> which was the same as used within Experiment 1</w:t>
      </w:r>
      <w:r w:rsidRPr="008C7178">
        <w:rPr>
          <w:szCs w:val="24"/>
        </w:rPr>
        <w:t>.</w:t>
      </w:r>
      <w:r w:rsidRPr="008C7178">
        <w:rPr>
          <w:b/>
          <w:szCs w:val="24"/>
        </w:rPr>
        <w:t xml:space="preserve"> </w:t>
      </w:r>
    </w:p>
    <w:p w14:paraId="29304689" w14:textId="7D6FA6AC" w:rsidR="00EE0C3E" w:rsidRDefault="00EE0C3E" w:rsidP="00A10284">
      <w:pPr>
        <w:spacing w:after="0" w:line="480" w:lineRule="auto"/>
        <w:ind w:left="0" w:firstLine="0"/>
        <w:rPr>
          <w:b/>
          <w:szCs w:val="24"/>
        </w:rPr>
      </w:pPr>
      <w:r>
        <w:rPr>
          <w:szCs w:val="24"/>
        </w:rPr>
        <w:tab/>
      </w:r>
      <w:r w:rsidRPr="008C7178">
        <w:rPr>
          <w:b/>
          <w:szCs w:val="24"/>
        </w:rPr>
        <w:t xml:space="preserve">Session 1, Haunted House. </w:t>
      </w:r>
      <w:r w:rsidRPr="008C7178">
        <w:rPr>
          <w:szCs w:val="24"/>
        </w:rPr>
        <w:t xml:space="preserve">Participants navigated the haunted house in twelve groups (x̄ </w:t>
      </w:r>
      <w:r w:rsidRPr="008C7178">
        <w:rPr>
          <w:i/>
          <w:szCs w:val="24"/>
          <w:vertAlign w:val="subscript"/>
        </w:rPr>
        <w:t>size</w:t>
      </w:r>
      <w:r w:rsidRPr="008C7178">
        <w:rPr>
          <w:szCs w:val="24"/>
        </w:rPr>
        <w:t xml:space="preserve"> = 4.50 participants; </w:t>
      </w:r>
      <w:proofErr w:type="spellStart"/>
      <w:r w:rsidRPr="008C7178">
        <w:rPr>
          <w:szCs w:val="24"/>
        </w:rPr>
        <w:t>sd</w:t>
      </w:r>
      <w:r w:rsidRPr="008C7178">
        <w:rPr>
          <w:i/>
          <w:szCs w:val="24"/>
          <w:vertAlign w:val="subscript"/>
        </w:rPr>
        <w:t>size</w:t>
      </w:r>
      <w:proofErr w:type="spellEnd"/>
      <w:r w:rsidRPr="008C7178">
        <w:rPr>
          <w:szCs w:val="24"/>
          <w:vertAlign w:val="subscript"/>
        </w:rPr>
        <w:t xml:space="preserve"> </w:t>
      </w:r>
      <w:r w:rsidRPr="008C7178">
        <w:rPr>
          <w:szCs w:val="24"/>
        </w:rPr>
        <w:t>= 0.79 participants) for approximately 55.40 minutes (</w:t>
      </w:r>
      <w:proofErr w:type="spellStart"/>
      <w:r w:rsidRPr="008C7178">
        <w:rPr>
          <w:i/>
          <w:szCs w:val="24"/>
        </w:rPr>
        <w:t>sd</w:t>
      </w:r>
      <w:proofErr w:type="spellEnd"/>
      <w:r w:rsidRPr="008C7178">
        <w:rPr>
          <w:szCs w:val="24"/>
        </w:rPr>
        <w:t xml:space="preserve"> = 5.05 minutes) and were provided with minimal instructions to promote ecological validity (participants were to walk through the haunted house in a single file line and avoid sharing thoughts, reactions, and experiences with other participants). However, they were encouraged to act and react as naturally as possible. Each participant was randomly assigned to lead the group through one section. The accompanying research assistant led the group through any sections without a participant-leader. Following exposure, participants were scheduled for an individual follow-up and were instructed to not discuss their experience with anyone.  </w:t>
      </w:r>
    </w:p>
    <w:p w14:paraId="3C0EC9EA" w14:textId="6A6FC8F0" w:rsidR="00EE0C3E" w:rsidRDefault="00EE0C3E" w:rsidP="00A10284">
      <w:pPr>
        <w:spacing w:after="0" w:line="480" w:lineRule="auto"/>
        <w:ind w:left="0" w:firstLine="0"/>
        <w:rPr>
          <w:szCs w:val="24"/>
        </w:rPr>
      </w:pPr>
      <w:r w:rsidRPr="008C7178">
        <w:rPr>
          <w:b/>
          <w:szCs w:val="24"/>
        </w:rPr>
        <w:t xml:space="preserve">Session 2, Laboratory follow-up session. </w:t>
      </w:r>
      <w:r w:rsidRPr="008C7178">
        <w:rPr>
          <w:szCs w:val="24"/>
        </w:rPr>
        <w:t>At follow-up (</w:t>
      </w:r>
      <w:r w:rsidRPr="008C7178">
        <w:rPr>
          <w:i/>
          <w:szCs w:val="24"/>
        </w:rPr>
        <w:t xml:space="preserve">time since exposure: </w:t>
      </w:r>
      <w:r w:rsidRPr="008C7178">
        <w:rPr>
          <w:szCs w:val="24"/>
        </w:rPr>
        <w:t xml:space="preserve">x̄ </w:t>
      </w:r>
      <w:r w:rsidRPr="008C7178">
        <w:rPr>
          <w:i/>
          <w:szCs w:val="24"/>
          <w:vertAlign w:val="subscript"/>
        </w:rPr>
        <w:t>delay</w:t>
      </w:r>
      <w:r w:rsidRPr="008C7178">
        <w:rPr>
          <w:szCs w:val="24"/>
        </w:rPr>
        <w:t xml:space="preserve"> = 5.98 days; </w:t>
      </w:r>
      <w:proofErr w:type="spellStart"/>
      <w:r w:rsidRPr="008C7178">
        <w:rPr>
          <w:szCs w:val="24"/>
        </w:rPr>
        <w:t>sd</w:t>
      </w:r>
      <w:r w:rsidRPr="008C7178">
        <w:rPr>
          <w:i/>
          <w:szCs w:val="24"/>
          <w:vertAlign w:val="subscript"/>
        </w:rPr>
        <w:t>delay</w:t>
      </w:r>
      <w:proofErr w:type="spellEnd"/>
      <w:r w:rsidRPr="008C7178">
        <w:rPr>
          <w:szCs w:val="24"/>
          <w:vertAlign w:val="subscript"/>
        </w:rPr>
        <w:t xml:space="preserve"> </w:t>
      </w:r>
      <w:r w:rsidRPr="008C7178">
        <w:rPr>
          <w:szCs w:val="24"/>
        </w:rPr>
        <w:t xml:space="preserve">= 0.79 days), participants completed a surprise free-recall memory task and questionnaires. Notably, participants identified, described, and chronologically ordered ten (10) discrete events from within the haunted house. For each event, participants identified which of 13 emotion categories they had felt, the intensity of each of those emotions, the extent to which they tried to regulate each of those emotions, and to describe how they attempted to regulate them (if at all). It must be noted that while participants were able to endorse multiple emotions of differing </w:t>
      </w:r>
      <w:r w:rsidRPr="008C7178">
        <w:rPr>
          <w:szCs w:val="24"/>
        </w:rPr>
        <w:lastRenderedPageBreak/>
        <w:t xml:space="preserve">intensities for any one event, participants were only asked about their regulatory behavior once per event and not whether that regulatory behavior was directed towards any specific emotions endorsed during that event. Thus, because we have greater granularity of emotion than we do the regulatory responses to those emotions, the association between these variables was assessed through multiple approaches to account for this discrepancy. To avoid confusion, we refer to this approach as capturing regulatory behaviors at the “event-level”. During </w:t>
      </w:r>
      <w:r w:rsidR="00A10284">
        <w:rPr>
          <w:szCs w:val="24"/>
        </w:rPr>
        <w:t>Experiment 1</w:t>
      </w:r>
      <w:r w:rsidRPr="008C7178">
        <w:rPr>
          <w:szCs w:val="24"/>
        </w:rPr>
        <w:t>, we ask participants about their regulatory responses to each emotion they endorsed, which we refer to as capturing regulatory responses at the “emotion-level”.</w:t>
      </w:r>
      <w:r>
        <w:rPr>
          <w:szCs w:val="24"/>
        </w:rPr>
        <w:t xml:space="preserve"> For any one event, one or more emotions may have been endorsed by the participant.</w:t>
      </w:r>
    </w:p>
    <w:p w14:paraId="21384AAC" w14:textId="33ABA40B" w:rsidR="00EE0C3E" w:rsidRPr="00A10284" w:rsidRDefault="00EE0C3E" w:rsidP="00A10284">
      <w:pPr>
        <w:spacing w:after="0" w:line="480" w:lineRule="auto"/>
        <w:ind w:left="0" w:firstLine="720"/>
        <w:rPr>
          <w:szCs w:val="24"/>
        </w:rPr>
      </w:pPr>
      <w:r w:rsidRPr="008C7178">
        <w:rPr>
          <w:szCs w:val="24"/>
        </w:rPr>
        <w:t>Participants were not trained in emotion regulation strategies, nor were they primed to consider their emotion regulation strategies prior to these questionnaires</w:t>
      </w:r>
      <w:r>
        <w:rPr>
          <w:szCs w:val="24"/>
        </w:rPr>
        <w:t xml:space="preserve">. Though EMA approaches could also be applied in such a setting, the training and/or consideration of experience required would violate the immersive, naturalistic experience we aimed to model. </w:t>
      </w:r>
      <w:r w:rsidRPr="008C7178">
        <w:rPr>
          <w:szCs w:val="24"/>
        </w:rPr>
        <w:t xml:space="preserve">Emotion categories were adapted from the Positive and Negative Affect Schedule (PANAS) </w:t>
      </w:r>
      <w:r w:rsidR="00A10284">
        <w:rPr>
          <w:szCs w:val="24"/>
        </w:rPr>
        <w:fldChar w:fldCharType="begin"/>
      </w:r>
      <w:r w:rsidR="007B47B5">
        <w:rPr>
          <w:szCs w:val="24"/>
        </w:rPr>
        <w:instrText xml:space="preserve"> ADDIN ZOTERO_ITEM CSL_CITATION {"citationID":"bsKT9j2w","properties":{"formattedCitation":"(Watson et al., 1988)","plainCitation":"(Watson et al., 1988)","noteIndex":0},"citationItems":[{"id":9087,"uris":["http://zotero.org/users/6239255/items/2VQ2GTXN"],"itemData":{"id":9087,"type":"article-journal","container-title":"Journal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Scales","volume":"54","author":[{"family":"Watson","given":"David"},{"family":"Anna","given":"Lee"},{"family":"Tellegen","given":"Auke"}],"issued":{"date-parts":[["1988"]]}}}],"schema":"https://github.com/citation-style-language/schema/raw/master/csl-citation.json"} </w:instrText>
      </w:r>
      <w:r w:rsidR="00A10284">
        <w:rPr>
          <w:szCs w:val="24"/>
        </w:rPr>
        <w:fldChar w:fldCharType="separate"/>
      </w:r>
      <w:r w:rsidR="00A10284" w:rsidRPr="00A10284">
        <w:t>(Watson et al., 1988)</w:t>
      </w:r>
      <w:r w:rsidR="00A10284">
        <w:rPr>
          <w:szCs w:val="24"/>
        </w:rPr>
        <w:fldChar w:fldCharType="end"/>
      </w:r>
      <w:r w:rsidRPr="008C7178">
        <w:rPr>
          <w:szCs w:val="24"/>
        </w:rPr>
        <w:t xml:space="preserve">. Some noted additions relevant to a typical haunted house experience included “tense”, and “disgusted”. Ten of the 13 options were negatively-valenced emotions (i.e., </w:t>
      </w:r>
      <w:r w:rsidRPr="008C7178">
        <w:rPr>
          <w:i/>
          <w:szCs w:val="24"/>
        </w:rPr>
        <w:t>Disgusted/Grossed Out, Fearful/Afraid, Hostile/Aggressive, Irritable/Annoyed, Nervous/Jittery, Overwhelmed, Panicked, Shocked/Surprised, Tense, Upset/Distressed</w:t>
      </w:r>
      <w:r w:rsidRPr="008C7178">
        <w:rPr>
          <w:szCs w:val="24"/>
        </w:rPr>
        <w:t xml:space="preserve">). Applying Cronbach's alpha to the emotional intensity value of negative emotions yielded a value of α = 0.91 (95% CI = [0.89, 0.92]), suggesting excellent internal consistency. Both emotional intensity and regulation extent were captured on a 7-point Likert scale, with 1 representing “Not at all” and 7 representing “A great deal”. Regulation strategies were captured for each event using </w:t>
      </w:r>
      <w:proofErr w:type="gramStart"/>
      <w:r w:rsidRPr="008C7178">
        <w:rPr>
          <w:szCs w:val="24"/>
        </w:rPr>
        <w:t>free-response</w:t>
      </w:r>
      <w:proofErr w:type="gramEnd"/>
      <w:r w:rsidRPr="008C7178">
        <w:rPr>
          <w:szCs w:val="24"/>
        </w:rPr>
        <w:t xml:space="preserve"> to the prompt: </w:t>
      </w:r>
      <w:r w:rsidRPr="008C7178">
        <w:rPr>
          <w:i/>
          <w:szCs w:val="24"/>
        </w:rPr>
        <w:t xml:space="preserve">If you </w:t>
      </w:r>
      <w:r w:rsidRPr="008C7178">
        <w:rPr>
          <w:i/>
          <w:szCs w:val="24"/>
        </w:rPr>
        <w:lastRenderedPageBreak/>
        <w:t>did attempt to change or regulate your emotions, how did you do so?</w:t>
      </w:r>
      <w:r w:rsidRPr="008C7178">
        <w:rPr>
          <w:szCs w:val="24"/>
        </w:rPr>
        <w:t xml:space="preserve"> Participants were subsequently debriefed and paid for their participation.</w:t>
      </w:r>
    </w:p>
    <w:p w14:paraId="07955A3E" w14:textId="77777777" w:rsidR="00EE0C3E" w:rsidRDefault="00EE0C3E" w:rsidP="00A10284">
      <w:pPr>
        <w:spacing w:after="0" w:line="480" w:lineRule="auto"/>
        <w:ind w:left="0" w:firstLine="720"/>
        <w:rPr>
          <w:b/>
          <w:szCs w:val="24"/>
        </w:rPr>
      </w:pPr>
      <w:r w:rsidRPr="008C7178">
        <w:rPr>
          <w:b/>
          <w:szCs w:val="24"/>
        </w:rPr>
        <w:t xml:space="preserve">Analysis. </w:t>
      </w:r>
      <w:r w:rsidRPr="008C7178">
        <w:rPr>
          <w:szCs w:val="24"/>
        </w:rPr>
        <w:t>To explore our primary question, the effect of emotional intensity upon regulatory strategy usage, we specified multilevel binary logistic regressions accounting for the random effect of participants using the “lme4” package (Bates et al., 2015) in R (R Core Team, 2022). We followed an information theoretic approach via AIC comparison. Our model comparisons included a: A) a null model without fixed effects, B) a model containing only z-scored emotional intensity as a fixed effect, C) a model containing only person-centered, z-scored emotional intensity and person-mean, z-scored emotional intensity as fixed effects, and D) a model including person</w:t>
      </w:r>
      <w:r>
        <w:rPr>
          <w:szCs w:val="24"/>
        </w:rPr>
        <w:t>-</w:t>
      </w:r>
      <w:r w:rsidRPr="008C7178">
        <w:rPr>
          <w:szCs w:val="24"/>
        </w:rPr>
        <w:t xml:space="preserve">centered and person-mean z-scored emotional intensity with covariates. </w:t>
      </w:r>
      <w:r>
        <w:rPr>
          <w:szCs w:val="24"/>
        </w:rPr>
        <w:t>All data and scripts used to produce this analysis are publicly available at OSF (</w:t>
      </w:r>
      <w:r>
        <w:rPr>
          <w:i/>
          <w:iCs/>
          <w:szCs w:val="24"/>
        </w:rPr>
        <w:t xml:space="preserve">See </w:t>
      </w:r>
      <w:r>
        <w:rPr>
          <w:szCs w:val="24"/>
        </w:rPr>
        <w:t xml:space="preserve">Open Practices). This study was not pre-registered. </w:t>
      </w:r>
    </w:p>
    <w:p w14:paraId="07B3A104" w14:textId="1B0C27A4" w:rsidR="00EE0C3E" w:rsidRDefault="00857F3D" w:rsidP="00A10284">
      <w:pPr>
        <w:spacing w:after="0" w:line="480" w:lineRule="auto"/>
        <w:ind w:left="0" w:firstLine="720"/>
        <w:rPr>
          <w:b/>
          <w:szCs w:val="24"/>
        </w:rPr>
      </w:pPr>
      <w:r>
        <w:rPr>
          <w:b/>
          <w:szCs w:val="24"/>
        </w:rPr>
        <w:t xml:space="preserve">PILOT STUDY </w:t>
      </w:r>
      <w:r w:rsidR="00EE0C3E" w:rsidRPr="008C7178">
        <w:rPr>
          <w:b/>
          <w:szCs w:val="24"/>
        </w:rPr>
        <w:t>RESULTS</w:t>
      </w:r>
      <w:bookmarkStart w:id="304" w:name="_Hlk120029863"/>
    </w:p>
    <w:p w14:paraId="1134DB8A" w14:textId="77777777" w:rsidR="00EE0C3E" w:rsidRDefault="00EE0C3E" w:rsidP="00A10284">
      <w:pPr>
        <w:spacing w:after="0" w:line="480" w:lineRule="auto"/>
        <w:ind w:left="0" w:firstLine="720"/>
        <w:rPr>
          <w:szCs w:val="24"/>
        </w:rPr>
      </w:pPr>
      <w:r w:rsidRPr="008C7178">
        <w:rPr>
          <w:szCs w:val="24"/>
        </w:rPr>
        <w:t xml:space="preserve">As we primarily aimed to determine </w:t>
      </w:r>
      <w:r>
        <w:rPr>
          <w:szCs w:val="24"/>
        </w:rPr>
        <w:t>how analogous associations observed in</w:t>
      </w:r>
      <w:r w:rsidRPr="008C7178">
        <w:rPr>
          <w:szCs w:val="24"/>
        </w:rPr>
        <w:t xml:space="preserve"> ER strategy choice paradigms </w:t>
      </w:r>
      <w:r>
        <w:rPr>
          <w:szCs w:val="24"/>
        </w:rPr>
        <w:t>were to ER usage in</w:t>
      </w:r>
      <w:r w:rsidRPr="008C7178">
        <w:rPr>
          <w:szCs w:val="24"/>
        </w:rPr>
        <w:t xml:space="preserve"> </w:t>
      </w:r>
      <w:r>
        <w:rPr>
          <w:szCs w:val="24"/>
        </w:rPr>
        <w:t>quasi-natural</w:t>
      </w:r>
      <w:r w:rsidRPr="008C7178">
        <w:rPr>
          <w:szCs w:val="24"/>
        </w:rPr>
        <w:t xml:space="preserve">istic contexts, observations that did not contain negative emotions regulated by either distraction or reappraisal were beyond the purview of our study. Our full dataset consisted of 469 unique events from 47 participants with an average of 2.43 emotions (SD) endorsed per event. Of the 1138 endorsed emotions, 603 (52.99%) were classified as being negatively valenced. Of the 603 negative emotions endorsed, there were 166 observations in which a negative emotion was downregulated by either distraction or reappraisal. These 166 observations came from 78 unique events reported by 32 participants. Of the 78 unique events, 57 events (74.36%), or 130 observations (78.31%) reported using distraction to regulate their emotions. The average emotional intensity of observations was 5.55 (range: 1 – 7, Likert scale).  </w:t>
      </w:r>
    </w:p>
    <w:p w14:paraId="33D702BE" w14:textId="32665178" w:rsidR="00EE0C3E" w:rsidRPr="00EE6731" w:rsidRDefault="00EE0C3E" w:rsidP="00A10284">
      <w:pPr>
        <w:spacing w:after="0" w:line="480" w:lineRule="auto"/>
        <w:ind w:left="0" w:firstLine="720"/>
        <w:rPr>
          <w:b/>
          <w:szCs w:val="24"/>
        </w:rPr>
      </w:pPr>
      <w:r w:rsidRPr="008C7178">
        <w:rPr>
          <w:b/>
          <w:szCs w:val="24"/>
        </w:rPr>
        <w:lastRenderedPageBreak/>
        <w:t>Intensity predicts regulatory extent.</w:t>
      </w:r>
      <w:r>
        <w:rPr>
          <w:bCs/>
          <w:szCs w:val="24"/>
        </w:rPr>
        <w:t xml:space="preserve"> Pro-hedonic emotion regulation (i.e., minimizing aversive experiences) suggests that a positive linear relationship should exist between negative affective intensity and effort to regulate that experience. If no association was found between the two variables, it may suggest errors in methodology. </w:t>
      </w:r>
      <w:r w:rsidRPr="008C7178">
        <w:rPr>
          <w:szCs w:val="24"/>
        </w:rPr>
        <w:t xml:space="preserve">To </w:t>
      </w:r>
      <w:r>
        <w:rPr>
          <w:szCs w:val="24"/>
        </w:rPr>
        <w:t>assess this</w:t>
      </w:r>
      <w:r w:rsidRPr="008C7178">
        <w:rPr>
          <w:szCs w:val="24"/>
        </w:rPr>
        <w:t>, we ran multilevel linear models specifying regulatory extent as our criterion variable, participant as a random intercept, and building fixed effects from a null model (ICC = 0.35). Our best performing model as determined by AIC comparison found person-centered emotional intensity to be a significant predictor of regulation extent (β = 0.31, 95% CI = [0.17, 0.46], p &lt; 0.001)</w:t>
      </w:r>
      <w:r>
        <w:rPr>
          <w:szCs w:val="24"/>
        </w:rPr>
        <w:t>, which</w:t>
      </w:r>
      <w:r w:rsidRPr="008C7178">
        <w:rPr>
          <w:szCs w:val="24"/>
        </w:rPr>
        <w:t xml:space="preserve"> suggests our paradigm elicited regulatory behaviors from participants </w:t>
      </w:r>
      <w:r>
        <w:rPr>
          <w:szCs w:val="24"/>
        </w:rPr>
        <w:t>as predicted</w:t>
      </w:r>
      <w:r w:rsidRPr="008C7178">
        <w:rPr>
          <w:szCs w:val="24"/>
        </w:rPr>
        <w:t xml:space="preserve">. </w:t>
      </w:r>
    </w:p>
    <w:p w14:paraId="082EBCE7" w14:textId="351AEE91" w:rsidR="00EE0C3E" w:rsidRDefault="00EE0C3E" w:rsidP="00A10284">
      <w:pPr>
        <w:spacing w:after="0" w:line="480" w:lineRule="auto"/>
        <w:ind w:left="0" w:firstLine="720"/>
        <w:rPr>
          <w:szCs w:val="24"/>
        </w:rPr>
      </w:pPr>
      <w:r w:rsidRPr="008C7178">
        <w:rPr>
          <w:b/>
          <w:szCs w:val="24"/>
        </w:rPr>
        <w:t>Intensity d</w:t>
      </w:r>
      <w:r>
        <w:rPr>
          <w:b/>
          <w:szCs w:val="24"/>
        </w:rPr>
        <w:t>id</w:t>
      </w:r>
      <w:r w:rsidRPr="008C7178">
        <w:rPr>
          <w:b/>
          <w:szCs w:val="24"/>
        </w:rPr>
        <w:t xml:space="preserve"> not predict regulatory strategy </w:t>
      </w:r>
      <w:r>
        <w:rPr>
          <w:b/>
          <w:szCs w:val="24"/>
        </w:rPr>
        <w:t>usage</w:t>
      </w:r>
      <w:r w:rsidRPr="008C7178">
        <w:rPr>
          <w:b/>
          <w:szCs w:val="24"/>
        </w:rPr>
        <w:t xml:space="preserve">. </w:t>
      </w:r>
      <w:r w:rsidRPr="008C7178">
        <w:rPr>
          <w:szCs w:val="24"/>
        </w:rPr>
        <w:t xml:space="preserve">Using multilevel binary logistic regression models specifying regulation strategy </w:t>
      </w:r>
      <w:r>
        <w:rPr>
          <w:szCs w:val="24"/>
        </w:rPr>
        <w:t>usage</w:t>
      </w:r>
      <w:r w:rsidRPr="008C7178">
        <w:rPr>
          <w:szCs w:val="24"/>
        </w:rPr>
        <w:t xml:space="preserve"> as our criterion variable, participant as a random intercept, and building fixed effects from a null model (ICC = 0.70), we failed to find any model that performed better than our null model by AIC comparison. Our model using only emotional intensity to predict regulation strategy </w:t>
      </w:r>
      <w:r>
        <w:rPr>
          <w:szCs w:val="24"/>
        </w:rPr>
        <w:t>usage</w:t>
      </w:r>
      <w:r w:rsidRPr="008C7178">
        <w:rPr>
          <w:szCs w:val="24"/>
        </w:rPr>
        <w:t xml:space="preserve"> trended significant in the model comparison (p = 0.063). However, even if traditional statistical thresholds were loosened and the model was deemed superior to our null, within that model, we did not find that emotional intensity </w:t>
      </w:r>
      <w:del w:id="305" w:author="Billy Mitchell" w:date="2023-11-07T13:07:00Z">
        <w:r w:rsidRPr="008C7178" w:rsidDel="00097D65">
          <w:rPr>
            <w:szCs w:val="24"/>
          </w:rPr>
          <w:delText>demonstrated predictive utility towards</w:delText>
        </w:r>
      </w:del>
      <w:ins w:id="306" w:author="Billy Mitchell" w:date="2023-11-07T13:07:00Z">
        <w:r w:rsidR="00097D65">
          <w:rPr>
            <w:szCs w:val="24"/>
          </w:rPr>
          <w:t>predicted</w:t>
        </w:r>
      </w:ins>
      <w:r w:rsidRPr="008C7178">
        <w:rPr>
          <w:szCs w:val="24"/>
        </w:rPr>
        <w:t xml:space="preserve"> strategy usage in that model (OR = 1.83, 95% CI = [0.65, 3.2], p = 0.079). </w:t>
      </w:r>
    </w:p>
    <w:p w14:paraId="4F6DA9C4" w14:textId="6DDDC2AA" w:rsidR="00857F3D" w:rsidRPr="00857F3D" w:rsidRDefault="00EE0C3E" w:rsidP="00857F3D">
      <w:pPr>
        <w:spacing w:after="0" w:line="480" w:lineRule="auto"/>
        <w:ind w:left="0" w:firstLine="720"/>
        <w:rPr>
          <w:b/>
          <w:bCs/>
          <w:szCs w:val="24"/>
        </w:rPr>
      </w:pPr>
      <w:r w:rsidRPr="008C7178">
        <w:rPr>
          <w:szCs w:val="24"/>
        </w:rPr>
        <w:t xml:space="preserve">Because of the previously noted discrepancy in granularity of capturing emotion and regulation, analyzing the relationship between individual emotions and event-level regulatory strategies may be missing stronger relationships between emotions and regulation that exist when analyzing data at the event-level only. As such, additional analyses were conducted using the average emotional intensity of each event to predict strategy choice as well as the sum of emotional intensity for each event to predict strategy </w:t>
      </w:r>
      <w:r>
        <w:rPr>
          <w:szCs w:val="24"/>
        </w:rPr>
        <w:t>usage</w:t>
      </w:r>
      <w:r w:rsidRPr="008C7178">
        <w:rPr>
          <w:szCs w:val="24"/>
        </w:rPr>
        <w:t xml:space="preserve">. In both cases, multilevel binary logistic </w:t>
      </w:r>
      <w:r w:rsidRPr="008C7178">
        <w:rPr>
          <w:szCs w:val="24"/>
        </w:rPr>
        <w:lastRenderedPageBreak/>
        <w:t xml:space="preserve">regressions failed to perform better than the null model (ICC = 0.28; Emotion Sum: p = 0.130; Emotion Average: p = 0.430) and none of the affective variables </w:t>
      </w:r>
      <w:ins w:id="307" w:author="Billy Mitchell" w:date="2023-11-07T13:08:00Z">
        <w:r w:rsidR="00097D65">
          <w:rPr>
            <w:szCs w:val="24"/>
          </w:rPr>
          <w:t>predicted</w:t>
        </w:r>
      </w:ins>
      <w:del w:id="308" w:author="Billy Mitchell" w:date="2023-11-07T13:08:00Z">
        <w:r w:rsidRPr="008C7178" w:rsidDel="00097D65">
          <w:rPr>
            <w:szCs w:val="24"/>
          </w:rPr>
          <w:delText>demonstrated predictive</w:delText>
        </w:r>
      </w:del>
      <w:r w:rsidRPr="008C7178">
        <w:rPr>
          <w:szCs w:val="24"/>
        </w:rPr>
        <w:t xml:space="preserve"> </w:t>
      </w:r>
      <w:del w:id="309" w:author="Billy Mitchell" w:date="2023-11-07T13:08:00Z">
        <w:r w:rsidRPr="008C7178" w:rsidDel="00097D65">
          <w:rPr>
            <w:szCs w:val="24"/>
          </w:rPr>
          <w:delText xml:space="preserve">utility towards </w:delText>
        </w:r>
      </w:del>
      <w:r w:rsidRPr="008C7178">
        <w:rPr>
          <w:szCs w:val="24"/>
        </w:rPr>
        <w:t xml:space="preserve">strategy </w:t>
      </w:r>
      <w:r>
        <w:rPr>
          <w:szCs w:val="24"/>
        </w:rPr>
        <w:t>usage</w:t>
      </w:r>
      <w:r w:rsidRPr="008C7178">
        <w:rPr>
          <w:szCs w:val="24"/>
        </w:rPr>
        <w:t>,</w:t>
      </w:r>
      <w:r w:rsidRPr="008C7178">
        <w:rPr>
          <w:rFonts w:eastAsia="Calibri"/>
          <w:szCs w:val="24"/>
        </w:rPr>
        <w:t xml:space="preserve"> </w:t>
      </w:r>
      <w:r w:rsidRPr="008C7178">
        <w:rPr>
          <w:szCs w:val="24"/>
        </w:rPr>
        <w:t>reinforcing the results of our primary analysis. Thus, regardless of whether emotions are</w:t>
      </w:r>
      <w:r w:rsidRPr="008C7178">
        <w:rPr>
          <w:rFonts w:eastAsia="Calibri"/>
          <w:szCs w:val="24"/>
        </w:rPr>
        <w:t xml:space="preserve"> </w:t>
      </w:r>
      <w:r w:rsidRPr="008C7178">
        <w:rPr>
          <w:szCs w:val="24"/>
        </w:rPr>
        <w:t>considered individually or concurrently, we do not find evidence to support an association between</w:t>
      </w:r>
      <w:r w:rsidRPr="008C7178">
        <w:rPr>
          <w:rFonts w:eastAsia="Calibri"/>
          <w:szCs w:val="24"/>
        </w:rPr>
        <w:t xml:space="preserve"> </w:t>
      </w:r>
      <w:r w:rsidRPr="008C7178">
        <w:rPr>
          <w:szCs w:val="24"/>
        </w:rPr>
        <w:t>affective intensity and ER strategy usage in this context.</w:t>
      </w:r>
      <w:bookmarkEnd w:id="304"/>
    </w:p>
    <w:p w14:paraId="0FCF5C26" w14:textId="77777777" w:rsidR="00EE0C3E" w:rsidRPr="00EE0C3E" w:rsidRDefault="00EE0C3E" w:rsidP="00A10284">
      <w:pPr>
        <w:spacing w:after="0" w:line="480" w:lineRule="auto"/>
        <w:ind w:left="0" w:firstLine="0"/>
        <w:rPr>
          <w:szCs w:val="24"/>
        </w:rPr>
      </w:pPr>
    </w:p>
    <w:sectPr w:rsidR="00EE0C3E" w:rsidRPr="00EE0C3E" w:rsidSect="00EE6731">
      <w:pgSz w:w="12240" w:h="15840"/>
      <w:pgMar w:top="1440" w:right="1440" w:bottom="1440" w:left="1440" w:header="76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43E28" w14:textId="77777777" w:rsidR="00116FA4" w:rsidRDefault="00116FA4">
      <w:pPr>
        <w:spacing w:after="0" w:line="240" w:lineRule="auto"/>
      </w:pPr>
      <w:r>
        <w:separator/>
      </w:r>
    </w:p>
  </w:endnote>
  <w:endnote w:type="continuationSeparator" w:id="0">
    <w:p w14:paraId="0723D8F9" w14:textId="77777777" w:rsidR="00116FA4" w:rsidRDefault="00116FA4">
      <w:pPr>
        <w:spacing w:after="0" w:line="240" w:lineRule="auto"/>
      </w:pPr>
      <w:r>
        <w:continuationSeparator/>
      </w:r>
    </w:p>
  </w:endnote>
  <w:endnote w:type="continuationNotice" w:id="1">
    <w:p w14:paraId="2233B3F5" w14:textId="77777777" w:rsidR="00116FA4" w:rsidRDefault="00116F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C911F" w14:textId="77777777" w:rsidR="00116FA4" w:rsidRDefault="00116FA4">
      <w:pPr>
        <w:spacing w:after="0" w:line="240" w:lineRule="auto"/>
      </w:pPr>
      <w:r>
        <w:separator/>
      </w:r>
    </w:p>
  </w:footnote>
  <w:footnote w:type="continuationSeparator" w:id="0">
    <w:p w14:paraId="281CAEFB" w14:textId="77777777" w:rsidR="00116FA4" w:rsidRDefault="00116FA4">
      <w:pPr>
        <w:spacing w:after="0" w:line="240" w:lineRule="auto"/>
      </w:pPr>
      <w:r>
        <w:continuationSeparator/>
      </w:r>
    </w:p>
  </w:footnote>
  <w:footnote w:type="continuationNotice" w:id="1">
    <w:p w14:paraId="74726E98" w14:textId="77777777" w:rsidR="00116FA4" w:rsidRDefault="00116F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3CBEB"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90804" w14:textId="343F12B1" w:rsidR="00260459" w:rsidRDefault="00260459" w:rsidP="002013C5">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801A78" w:rsidRPr="00801A78">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01C2" w14:textId="6609FE52" w:rsidR="00260459" w:rsidRDefault="00260459">
    <w:pPr>
      <w:spacing w:after="0" w:line="259" w:lineRule="auto"/>
      <w:ind w:left="0" w:right="-1" w:firstLine="0"/>
      <w:jc w:val="right"/>
    </w:pPr>
    <w:r>
      <w:fldChar w:fldCharType="begin"/>
    </w:r>
    <w:r>
      <w:instrText xml:space="preserve"> PAGE   \* MERGEFORMAT </w:instrText>
    </w:r>
    <w:r>
      <w:fldChar w:fldCharType="separate"/>
    </w:r>
    <w:r w:rsidR="00801A78" w:rsidRPr="00801A78">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D455"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120A" w14:textId="342DBAAE" w:rsidR="00260459" w:rsidRDefault="00260459" w:rsidP="000645E9">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801A78" w:rsidRPr="00801A78">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87CB"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03211759">
    <w:abstractNumId w:val="0"/>
  </w:num>
  <w:num w:numId="2" w16cid:durableId="4858274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y Mitchell">
    <w15:presenceInfo w15:providerId="AD" w15:userId="S-1-5-21-3496871491-3148157022-986074665-490422"/>
  </w15:person>
  <w15:person w15:author="Billy Mitchell [2]">
    <w15:presenceInfo w15:providerId="AD" w15:userId="S::tui81100@temple.edu::2b152345-79f8-4c34-a5db-5635c7cb54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04"/>
    <w:rsid w:val="000015C6"/>
    <w:rsid w:val="00001A61"/>
    <w:rsid w:val="00007944"/>
    <w:rsid w:val="00021D66"/>
    <w:rsid w:val="00023609"/>
    <w:rsid w:val="00031041"/>
    <w:rsid w:val="00034D34"/>
    <w:rsid w:val="000377EF"/>
    <w:rsid w:val="00052A17"/>
    <w:rsid w:val="00054CD8"/>
    <w:rsid w:val="00057DC8"/>
    <w:rsid w:val="00061A33"/>
    <w:rsid w:val="000645E9"/>
    <w:rsid w:val="00081E78"/>
    <w:rsid w:val="00083929"/>
    <w:rsid w:val="00083D59"/>
    <w:rsid w:val="00093192"/>
    <w:rsid w:val="000960FE"/>
    <w:rsid w:val="000967D7"/>
    <w:rsid w:val="00097D65"/>
    <w:rsid w:val="000B0F41"/>
    <w:rsid w:val="000B4EC5"/>
    <w:rsid w:val="000D7D4C"/>
    <w:rsid w:val="000E0223"/>
    <w:rsid w:val="000E055A"/>
    <w:rsid w:val="000E25CD"/>
    <w:rsid w:val="001140BE"/>
    <w:rsid w:val="001162B0"/>
    <w:rsid w:val="00116FA4"/>
    <w:rsid w:val="00124144"/>
    <w:rsid w:val="001244F9"/>
    <w:rsid w:val="00134823"/>
    <w:rsid w:val="00150851"/>
    <w:rsid w:val="00170D09"/>
    <w:rsid w:val="001734E6"/>
    <w:rsid w:val="00174798"/>
    <w:rsid w:val="00175AE9"/>
    <w:rsid w:val="00177775"/>
    <w:rsid w:val="00182F3C"/>
    <w:rsid w:val="001C386A"/>
    <w:rsid w:val="001C75FD"/>
    <w:rsid w:val="001F448F"/>
    <w:rsid w:val="001F7CFD"/>
    <w:rsid w:val="0020098B"/>
    <w:rsid w:val="002013C5"/>
    <w:rsid w:val="00201A98"/>
    <w:rsid w:val="00211390"/>
    <w:rsid w:val="00224DAE"/>
    <w:rsid w:val="00225BAC"/>
    <w:rsid w:val="0023367E"/>
    <w:rsid w:val="00234192"/>
    <w:rsid w:val="00234839"/>
    <w:rsid w:val="00242BB1"/>
    <w:rsid w:val="00245B8B"/>
    <w:rsid w:val="0024610B"/>
    <w:rsid w:val="00246C29"/>
    <w:rsid w:val="002511D0"/>
    <w:rsid w:val="00260459"/>
    <w:rsid w:val="0028246F"/>
    <w:rsid w:val="002838BF"/>
    <w:rsid w:val="00284B25"/>
    <w:rsid w:val="002919B5"/>
    <w:rsid w:val="002B4BE0"/>
    <w:rsid w:val="002B63D1"/>
    <w:rsid w:val="002C08F5"/>
    <w:rsid w:val="002C591D"/>
    <w:rsid w:val="002C6443"/>
    <w:rsid w:val="002C6E4D"/>
    <w:rsid w:val="002D566C"/>
    <w:rsid w:val="002D61E5"/>
    <w:rsid w:val="002E518D"/>
    <w:rsid w:val="002E5FF1"/>
    <w:rsid w:val="002E68CC"/>
    <w:rsid w:val="00304055"/>
    <w:rsid w:val="00306036"/>
    <w:rsid w:val="0030710F"/>
    <w:rsid w:val="00331554"/>
    <w:rsid w:val="00345FE2"/>
    <w:rsid w:val="00354B3D"/>
    <w:rsid w:val="003816C4"/>
    <w:rsid w:val="0038635A"/>
    <w:rsid w:val="00392022"/>
    <w:rsid w:val="003A3608"/>
    <w:rsid w:val="003A6C2B"/>
    <w:rsid w:val="003B419C"/>
    <w:rsid w:val="003C4260"/>
    <w:rsid w:val="003C56B6"/>
    <w:rsid w:val="003D1E31"/>
    <w:rsid w:val="00413D69"/>
    <w:rsid w:val="00425004"/>
    <w:rsid w:val="0043765F"/>
    <w:rsid w:val="00454046"/>
    <w:rsid w:val="004649E5"/>
    <w:rsid w:val="00470219"/>
    <w:rsid w:val="0047236C"/>
    <w:rsid w:val="004778EF"/>
    <w:rsid w:val="00477E20"/>
    <w:rsid w:val="004814F0"/>
    <w:rsid w:val="0049574A"/>
    <w:rsid w:val="00496DF7"/>
    <w:rsid w:val="004B43D8"/>
    <w:rsid w:val="004C124C"/>
    <w:rsid w:val="004C1DD4"/>
    <w:rsid w:val="004D21C8"/>
    <w:rsid w:val="004D2275"/>
    <w:rsid w:val="004D4566"/>
    <w:rsid w:val="004E6FCA"/>
    <w:rsid w:val="004F2368"/>
    <w:rsid w:val="004F39AA"/>
    <w:rsid w:val="004F3F92"/>
    <w:rsid w:val="004F6F69"/>
    <w:rsid w:val="00500583"/>
    <w:rsid w:val="00515306"/>
    <w:rsid w:val="005166AD"/>
    <w:rsid w:val="00516B60"/>
    <w:rsid w:val="005223AB"/>
    <w:rsid w:val="00525080"/>
    <w:rsid w:val="00532284"/>
    <w:rsid w:val="0055022F"/>
    <w:rsid w:val="005547A6"/>
    <w:rsid w:val="005622A0"/>
    <w:rsid w:val="00562C94"/>
    <w:rsid w:val="00564115"/>
    <w:rsid w:val="005658C9"/>
    <w:rsid w:val="00577234"/>
    <w:rsid w:val="00577985"/>
    <w:rsid w:val="0058454C"/>
    <w:rsid w:val="00593AB4"/>
    <w:rsid w:val="00595359"/>
    <w:rsid w:val="005A4E6A"/>
    <w:rsid w:val="005A644B"/>
    <w:rsid w:val="005A7E5D"/>
    <w:rsid w:val="005B4EE8"/>
    <w:rsid w:val="005B626E"/>
    <w:rsid w:val="005C0C32"/>
    <w:rsid w:val="005C4CE8"/>
    <w:rsid w:val="005D0B28"/>
    <w:rsid w:val="005D3AA4"/>
    <w:rsid w:val="005E1801"/>
    <w:rsid w:val="005E2671"/>
    <w:rsid w:val="005E6E9C"/>
    <w:rsid w:val="006117C7"/>
    <w:rsid w:val="0061398C"/>
    <w:rsid w:val="0062646F"/>
    <w:rsid w:val="00634C1C"/>
    <w:rsid w:val="0064197B"/>
    <w:rsid w:val="00642A4D"/>
    <w:rsid w:val="00654027"/>
    <w:rsid w:val="006725C8"/>
    <w:rsid w:val="0067300A"/>
    <w:rsid w:val="00673E56"/>
    <w:rsid w:val="00695466"/>
    <w:rsid w:val="00697625"/>
    <w:rsid w:val="006A1496"/>
    <w:rsid w:val="006A1E84"/>
    <w:rsid w:val="006A4EDC"/>
    <w:rsid w:val="006B0891"/>
    <w:rsid w:val="006B1466"/>
    <w:rsid w:val="006D2182"/>
    <w:rsid w:val="006D4590"/>
    <w:rsid w:val="006E3035"/>
    <w:rsid w:val="007053D8"/>
    <w:rsid w:val="00715EC3"/>
    <w:rsid w:val="0072632B"/>
    <w:rsid w:val="0073042A"/>
    <w:rsid w:val="00733E94"/>
    <w:rsid w:val="007561C0"/>
    <w:rsid w:val="00774C33"/>
    <w:rsid w:val="0077631A"/>
    <w:rsid w:val="00777AFC"/>
    <w:rsid w:val="007837F2"/>
    <w:rsid w:val="0078586E"/>
    <w:rsid w:val="00787C4E"/>
    <w:rsid w:val="00790C62"/>
    <w:rsid w:val="007911BE"/>
    <w:rsid w:val="007937AC"/>
    <w:rsid w:val="00793BCC"/>
    <w:rsid w:val="00795CB8"/>
    <w:rsid w:val="007A5F22"/>
    <w:rsid w:val="007B47B5"/>
    <w:rsid w:val="007B4A4C"/>
    <w:rsid w:val="007B651D"/>
    <w:rsid w:val="007C22D9"/>
    <w:rsid w:val="007C2A29"/>
    <w:rsid w:val="00801A78"/>
    <w:rsid w:val="008035C8"/>
    <w:rsid w:val="00804B41"/>
    <w:rsid w:val="0080798B"/>
    <w:rsid w:val="00813E83"/>
    <w:rsid w:val="0082283A"/>
    <w:rsid w:val="008333BD"/>
    <w:rsid w:val="00837CFE"/>
    <w:rsid w:val="00843757"/>
    <w:rsid w:val="00856025"/>
    <w:rsid w:val="00857F3D"/>
    <w:rsid w:val="00876B93"/>
    <w:rsid w:val="0087748B"/>
    <w:rsid w:val="00884EED"/>
    <w:rsid w:val="008B62B0"/>
    <w:rsid w:val="008B7F27"/>
    <w:rsid w:val="008C33F4"/>
    <w:rsid w:val="008C5719"/>
    <w:rsid w:val="008C7178"/>
    <w:rsid w:val="008E6857"/>
    <w:rsid w:val="00920CA2"/>
    <w:rsid w:val="00925D1D"/>
    <w:rsid w:val="00931006"/>
    <w:rsid w:val="00952E8D"/>
    <w:rsid w:val="00957D51"/>
    <w:rsid w:val="00963B42"/>
    <w:rsid w:val="00987D5D"/>
    <w:rsid w:val="00987F40"/>
    <w:rsid w:val="0099482C"/>
    <w:rsid w:val="009A1A84"/>
    <w:rsid w:val="009B0A20"/>
    <w:rsid w:val="009B3741"/>
    <w:rsid w:val="009B775E"/>
    <w:rsid w:val="009D03C9"/>
    <w:rsid w:val="009F00E2"/>
    <w:rsid w:val="009F52D2"/>
    <w:rsid w:val="009F61B1"/>
    <w:rsid w:val="00A0226B"/>
    <w:rsid w:val="00A05EDA"/>
    <w:rsid w:val="00A10180"/>
    <w:rsid w:val="00A10284"/>
    <w:rsid w:val="00A11BE7"/>
    <w:rsid w:val="00A145CB"/>
    <w:rsid w:val="00A30249"/>
    <w:rsid w:val="00A34DBB"/>
    <w:rsid w:val="00A45523"/>
    <w:rsid w:val="00A62570"/>
    <w:rsid w:val="00A66903"/>
    <w:rsid w:val="00A70619"/>
    <w:rsid w:val="00A71B20"/>
    <w:rsid w:val="00A726A1"/>
    <w:rsid w:val="00A81FD6"/>
    <w:rsid w:val="00A9710E"/>
    <w:rsid w:val="00A97406"/>
    <w:rsid w:val="00AA665A"/>
    <w:rsid w:val="00AD2081"/>
    <w:rsid w:val="00AE0811"/>
    <w:rsid w:val="00AE5781"/>
    <w:rsid w:val="00AE64F8"/>
    <w:rsid w:val="00AF35DC"/>
    <w:rsid w:val="00B142E7"/>
    <w:rsid w:val="00B17C41"/>
    <w:rsid w:val="00B22AC1"/>
    <w:rsid w:val="00B24E27"/>
    <w:rsid w:val="00B42FE6"/>
    <w:rsid w:val="00B501A4"/>
    <w:rsid w:val="00B56ED7"/>
    <w:rsid w:val="00B671FF"/>
    <w:rsid w:val="00B720B2"/>
    <w:rsid w:val="00B926ED"/>
    <w:rsid w:val="00B97AE8"/>
    <w:rsid w:val="00BA2525"/>
    <w:rsid w:val="00BA5093"/>
    <w:rsid w:val="00BA75FE"/>
    <w:rsid w:val="00BB6361"/>
    <w:rsid w:val="00BB6E74"/>
    <w:rsid w:val="00BD0AE5"/>
    <w:rsid w:val="00BD792B"/>
    <w:rsid w:val="00BE63C2"/>
    <w:rsid w:val="00BF7DA9"/>
    <w:rsid w:val="00C1208F"/>
    <w:rsid w:val="00C178FD"/>
    <w:rsid w:val="00C21522"/>
    <w:rsid w:val="00C22311"/>
    <w:rsid w:val="00C240EC"/>
    <w:rsid w:val="00C27098"/>
    <w:rsid w:val="00C378C1"/>
    <w:rsid w:val="00C40880"/>
    <w:rsid w:val="00C41AEA"/>
    <w:rsid w:val="00C52CA8"/>
    <w:rsid w:val="00C63675"/>
    <w:rsid w:val="00C67D89"/>
    <w:rsid w:val="00C74FEB"/>
    <w:rsid w:val="00C87951"/>
    <w:rsid w:val="00CB34D6"/>
    <w:rsid w:val="00CB54A4"/>
    <w:rsid w:val="00CB71A1"/>
    <w:rsid w:val="00CD160F"/>
    <w:rsid w:val="00CD3860"/>
    <w:rsid w:val="00CE7A92"/>
    <w:rsid w:val="00D03243"/>
    <w:rsid w:val="00D04203"/>
    <w:rsid w:val="00D12D06"/>
    <w:rsid w:val="00D179A8"/>
    <w:rsid w:val="00D326AE"/>
    <w:rsid w:val="00D47FF3"/>
    <w:rsid w:val="00D54D74"/>
    <w:rsid w:val="00D656A0"/>
    <w:rsid w:val="00D80B3A"/>
    <w:rsid w:val="00D83AD8"/>
    <w:rsid w:val="00D84F4E"/>
    <w:rsid w:val="00D90BC6"/>
    <w:rsid w:val="00D91A6A"/>
    <w:rsid w:val="00D92083"/>
    <w:rsid w:val="00D93AE7"/>
    <w:rsid w:val="00D94E09"/>
    <w:rsid w:val="00DA5661"/>
    <w:rsid w:val="00DC1D9A"/>
    <w:rsid w:val="00DC49F8"/>
    <w:rsid w:val="00DD6A2C"/>
    <w:rsid w:val="00DE3CA9"/>
    <w:rsid w:val="00DF0574"/>
    <w:rsid w:val="00DF387D"/>
    <w:rsid w:val="00E05420"/>
    <w:rsid w:val="00E06DE0"/>
    <w:rsid w:val="00E07969"/>
    <w:rsid w:val="00E206EE"/>
    <w:rsid w:val="00E20BFE"/>
    <w:rsid w:val="00E21AFA"/>
    <w:rsid w:val="00E22D5D"/>
    <w:rsid w:val="00E26545"/>
    <w:rsid w:val="00E358A8"/>
    <w:rsid w:val="00E37E22"/>
    <w:rsid w:val="00E40F37"/>
    <w:rsid w:val="00E41BCD"/>
    <w:rsid w:val="00E42073"/>
    <w:rsid w:val="00E44513"/>
    <w:rsid w:val="00E67FD8"/>
    <w:rsid w:val="00E75949"/>
    <w:rsid w:val="00E82ED7"/>
    <w:rsid w:val="00E90632"/>
    <w:rsid w:val="00E91FBC"/>
    <w:rsid w:val="00EA7D18"/>
    <w:rsid w:val="00EA7DB5"/>
    <w:rsid w:val="00EB0294"/>
    <w:rsid w:val="00EB2903"/>
    <w:rsid w:val="00EB6E76"/>
    <w:rsid w:val="00EC3FBC"/>
    <w:rsid w:val="00EC7C0D"/>
    <w:rsid w:val="00EE0C3E"/>
    <w:rsid w:val="00EE6731"/>
    <w:rsid w:val="00EF55CB"/>
    <w:rsid w:val="00F01730"/>
    <w:rsid w:val="00F01C0B"/>
    <w:rsid w:val="00F04217"/>
    <w:rsid w:val="00F12331"/>
    <w:rsid w:val="00F142D6"/>
    <w:rsid w:val="00F20EDF"/>
    <w:rsid w:val="00F33AE2"/>
    <w:rsid w:val="00F3676B"/>
    <w:rsid w:val="00F36F2C"/>
    <w:rsid w:val="00F414E9"/>
    <w:rsid w:val="00F43659"/>
    <w:rsid w:val="00F44F40"/>
    <w:rsid w:val="00F52285"/>
    <w:rsid w:val="00F614DB"/>
    <w:rsid w:val="00F63EDD"/>
    <w:rsid w:val="00F77B3B"/>
    <w:rsid w:val="00F85416"/>
    <w:rsid w:val="00F874E1"/>
    <w:rsid w:val="00FA0C09"/>
    <w:rsid w:val="00FB31D7"/>
    <w:rsid w:val="00FB3B51"/>
    <w:rsid w:val="00FB50CA"/>
    <w:rsid w:val="00FB528A"/>
    <w:rsid w:val="00FC4DC1"/>
    <w:rsid w:val="00FC645E"/>
    <w:rsid w:val="00FC686E"/>
    <w:rsid w:val="00FD0285"/>
    <w:rsid w:val="00FD0CE1"/>
    <w:rsid w:val="00FD4A77"/>
    <w:rsid w:val="00FE3E3A"/>
    <w:rsid w:val="00FE4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customStyle="1" w:styleId="UnresolvedMention1">
    <w:name w:val="Unresolved Mention1"/>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semiHidden/>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semiHidden/>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054CD8"/>
    <w:pPr>
      <w:ind w:left="720"/>
      <w:contextualSpacing/>
    </w:pPr>
  </w:style>
  <w:style w:type="paragraph" w:styleId="Bibliography">
    <w:name w:val="Bibliography"/>
    <w:basedOn w:val="Normal"/>
    <w:next w:val="Normal"/>
    <w:uiPriority w:val="37"/>
    <w:unhideWhenUsed/>
    <w:rsid w:val="00054CD8"/>
    <w:pPr>
      <w:spacing w:after="0" w:line="480" w:lineRule="auto"/>
      <w:ind w:left="720" w:hanging="720"/>
    </w:pPr>
  </w:style>
  <w:style w:type="paragraph" w:styleId="BalloonText">
    <w:name w:val="Balloon Text"/>
    <w:basedOn w:val="Normal"/>
    <w:link w:val="BalloonTextChar"/>
    <w:uiPriority w:val="99"/>
    <w:semiHidden/>
    <w:unhideWhenUsed/>
    <w:rsid w:val="00F3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AE2"/>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946">
      <w:bodyDiv w:val="1"/>
      <w:marLeft w:val="0"/>
      <w:marRight w:val="0"/>
      <w:marTop w:val="0"/>
      <w:marBottom w:val="0"/>
      <w:divBdr>
        <w:top w:val="none" w:sz="0" w:space="0" w:color="auto"/>
        <w:left w:val="none" w:sz="0" w:space="0" w:color="auto"/>
        <w:bottom w:val="none" w:sz="0" w:space="0" w:color="auto"/>
        <w:right w:val="none" w:sz="0" w:space="0" w:color="auto"/>
      </w:divBdr>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122">
      <w:bodyDiv w:val="1"/>
      <w:marLeft w:val="0"/>
      <w:marRight w:val="0"/>
      <w:marTop w:val="0"/>
      <w:marBottom w:val="0"/>
      <w:divBdr>
        <w:top w:val="none" w:sz="0" w:space="0" w:color="auto"/>
        <w:left w:val="none" w:sz="0" w:space="0" w:color="auto"/>
        <w:bottom w:val="none" w:sz="0" w:space="0" w:color="auto"/>
        <w:right w:val="none" w:sz="0" w:space="0" w:color="auto"/>
      </w:divBdr>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tiff"/><Relationship Id="rId18" Type="http://schemas.openxmlformats.org/officeDocument/2006/relationships/header" Target="header5.xml"/><Relationship Id="rId26" Type="http://schemas.openxmlformats.org/officeDocument/2006/relationships/hyperlink" Target="https://aspredicted.org/XXH"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5.png"/><Relationship Id="rId29" Type="http://schemas.openxmlformats.org/officeDocument/2006/relationships/hyperlink" Target="https://aspredicted.org/XXH_W1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aspredicted.org/XXH_W1V" TargetMode="External"/><Relationship Id="rId28" Type="http://schemas.openxmlformats.org/officeDocument/2006/relationships/hyperlink" Target="https://aspredicted.org/XXH_W1V" TargetMode="External"/><Relationship Id="rId10" Type="http://schemas.openxmlformats.org/officeDocument/2006/relationships/header" Target="header3.xml"/><Relationship Id="rId19" Type="http://schemas.openxmlformats.org/officeDocument/2006/relationships/header" Target="header6.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6.jpg"/><Relationship Id="rId27" Type="http://schemas.openxmlformats.org/officeDocument/2006/relationships/hyperlink" Target="https://aspredicted.org/XXH_W1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CB64E-C1DC-47D6-A1CA-3A79DA605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52</Pages>
  <Words>43665</Words>
  <Characters>248894</Characters>
  <Application>Microsoft Office Word</Application>
  <DocSecurity>0</DocSecurity>
  <Lines>2074</Lines>
  <Paragraphs>583</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291976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Billy Mitchell</cp:lastModifiedBy>
  <cp:revision>13</cp:revision>
  <cp:lastPrinted>2022-11-28T01:28:00Z</cp:lastPrinted>
  <dcterms:created xsi:type="dcterms:W3CDTF">2023-05-22T21:21:00Z</dcterms:created>
  <dcterms:modified xsi:type="dcterms:W3CDTF">2023-11-08T02:59:00Z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id="4CbKWJtm"/&gt;&lt;style id="http://www.zotero.org/styles/apa" locale="en-US" hasBibliography="1" bibliographyStyleHasBeenSet="1"/&gt;&lt;prefs&gt;&lt;pref name="fieldType" value="Field"/&gt;&lt;/prefs&gt;&lt;/data&gt;</vt:lpwstr>
  </property>
</Properties>
</file>