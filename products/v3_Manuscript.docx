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Word Count: 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RDefault="00BD0AE5" w:rsidP="00876B93">
      <w:pPr>
        <w:pStyle w:val="Footer"/>
        <w:contextualSpacing/>
        <w:rPr>
          <w:b/>
          <w:color w:val="000000" w:themeColor="text1"/>
          <w:szCs w:val="24"/>
        </w:rPr>
      </w:pPr>
    </w:p>
    <w:p w14:paraId="5DC7293F" w14:textId="3C863319" w:rsidR="00BD0AE5" w:rsidRDefault="00BD0AE5" w:rsidP="00876B93">
      <w:pPr>
        <w:pStyle w:val="Footer"/>
        <w:contextualSpacing/>
        <w:rPr>
          <w:b/>
          <w:color w:val="000000" w:themeColor="text1"/>
          <w:szCs w:val="24"/>
        </w:rPr>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23C78F55" w:rsidR="00425004" w:rsidRDefault="00B720B2" w:rsidP="00E44513">
      <w:pPr>
        <w:spacing w:after="0" w:line="480" w:lineRule="auto"/>
        <w:ind w:left="0" w:firstLine="0"/>
        <w:rPr>
          <w:szCs w:val="24"/>
        </w:rPr>
      </w:pPr>
      <w:r w:rsidRPr="008C7178">
        <w:rPr>
          <w:b/>
          <w:szCs w:val="24"/>
        </w:rPr>
        <w:lastRenderedPageBreak/>
        <w:t>ABSTRACT (</w:t>
      </w:r>
      <w:del w:id="1" w:author="Billy Mitchell" w:date="2023-11-07T10:35:00Z">
        <w:r w:rsidR="00FD0285" w:rsidDel="00260459">
          <w:rPr>
            <w:b/>
            <w:szCs w:val="24"/>
          </w:rPr>
          <w:delText>2</w:delText>
        </w:r>
        <w:r w:rsidR="00F04217" w:rsidDel="00260459">
          <w:rPr>
            <w:b/>
            <w:szCs w:val="24"/>
          </w:rPr>
          <w:delText>3</w:delText>
        </w:r>
        <w:r w:rsidR="007B47B5" w:rsidDel="00260459">
          <w:rPr>
            <w:b/>
            <w:szCs w:val="24"/>
          </w:rPr>
          <w:delText>6</w:delText>
        </w:r>
      </w:del>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2"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Study 1</w:t>
      </w:r>
      <w:r w:rsidRPr="008C7178">
        <w:rPr>
          <w:szCs w:val="24"/>
        </w:rPr>
        <w:t xml:space="preserve"> (</w:t>
      </w:r>
      <w:r w:rsidRPr="008C7178">
        <w:rPr>
          <w:i/>
          <w:szCs w:val="24"/>
        </w:rPr>
        <w:t xml:space="preserve">n = </w:t>
      </w:r>
      <w:r w:rsidRPr="008C7178">
        <w:rPr>
          <w:szCs w:val="24"/>
        </w:rPr>
        <w:t xml:space="preserve">118) </w:t>
      </w:r>
      <w:ins w:id="3" w:author="Billy Mitchell" w:date="2023-11-07T09:37:00Z">
        <w:r w:rsidR="00532284">
          <w:rPr>
            <w:szCs w:val="24"/>
          </w:rPr>
          <w:t>did not</w:t>
        </w:r>
      </w:ins>
      <w:del w:id="4" w:author="Billy Mitchell" w:date="2023-11-07T09:37:00Z">
        <w:r w:rsidRPr="008C7178" w:rsidDel="00532284">
          <w:rPr>
            <w:szCs w:val="24"/>
          </w:rPr>
          <w:delText>f</w:delText>
        </w:r>
        <w:r w:rsidR="006A1496" w:rsidDel="00532284">
          <w:rPr>
            <w:szCs w:val="24"/>
          </w:rPr>
          <w:delText>ailed to</w:delText>
        </w:r>
      </w:del>
      <w:r w:rsidR="006A1496">
        <w:rPr>
          <w:szCs w:val="24"/>
        </w:rPr>
        <w:t xml:space="preserve">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 xml:space="preserve">reflect </w:t>
      </w:r>
      <w:proofErr w:type="spellStart"/>
      <w:r w:rsidR="00D80B3A">
        <w:rPr>
          <w:szCs w:val="24"/>
        </w:rPr>
        <w:t>a</w:t>
      </w:r>
      <w:del w:id="5" w:author="Billy Mitchell" w:date="2023-11-07T09:38:00Z">
        <w:r w:rsidR="00D80B3A" w:rsidDel="00532284">
          <w:rPr>
            <w:szCs w:val="24"/>
          </w:rPr>
          <w:delText xml:space="preserve">n inherent </w:delText>
        </w:r>
      </w:del>
      <w:r w:rsidR="00D80B3A">
        <w:rPr>
          <w:szCs w:val="24"/>
        </w:rPr>
        <w:t>lack</w:t>
      </w:r>
      <w:proofErr w:type="spellEnd"/>
      <w:r w:rsidR="00D80B3A">
        <w:rPr>
          <w:szCs w:val="24"/>
        </w:rPr>
        <w:t xml:space="preserve">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 xml:space="preserve">ess stimulating representations of the same experiences might </w:t>
      </w:r>
      <w:ins w:id="6" w:author="Billy Mitchell" w:date="2023-11-07T09:39:00Z">
        <w:r w:rsidR="00532284">
          <w:rPr>
            <w:szCs w:val="24"/>
          </w:rPr>
          <w:t xml:space="preserve">more closely </w:t>
        </w:r>
      </w:ins>
      <w:del w:id="7" w:author="Billy Mitchell" w:date="2023-11-07T09:39:00Z">
        <w:r w:rsidR="002D566C" w:rsidDel="00532284">
          <w:rPr>
            <w:szCs w:val="24"/>
          </w:rPr>
          <w:delText>better</w:delText>
        </w:r>
      </w:del>
      <w:r w:rsidR="002D566C">
        <w:rPr>
          <w:szCs w:val="24"/>
        </w:rPr>
        <w:t xml:space="preserve"> </w:t>
      </w:r>
      <w:ins w:id="8" w:author="Billy Mitchell" w:date="2023-11-07T09:39:00Z">
        <w:r w:rsidR="00532284">
          <w:rPr>
            <w:szCs w:val="24"/>
          </w:rPr>
          <w:t>parallel</w:t>
        </w:r>
      </w:ins>
      <w:del w:id="9" w:author="Billy Mitchell" w:date="2023-11-07T09:39:00Z">
        <w:r w:rsidR="002D566C" w:rsidDel="00532284">
          <w:rPr>
            <w:szCs w:val="24"/>
          </w:rPr>
          <w:delText>refle</w:delText>
        </w:r>
        <w:r w:rsidR="00D80B3A" w:rsidDel="00532284">
          <w:rPr>
            <w:szCs w:val="24"/>
          </w:rPr>
          <w:delText>ct</w:delText>
        </w:r>
      </w:del>
      <w:r w:rsidR="00D80B3A">
        <w:rPr>
          <w:szCs w:val="24"/>
        </w:rPr>
        <w:t xml:space="preserve">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w:t>
      </w:r>
      <w:ins w:id="10" w:author="Billy Mitchell" w:date="2023-11-07T09:40:00Z">
        <w:r w:rsidR="00532284">
          <w:rPr>
            <w:szCs w:val="24"/>
          </w:rPr>
          <w:t>forecasted</w:t>
        </w:r>
      </w:ins>
      <w:del w:id="11" w:author="Billy Mitchell" w:date="2023-11-07T09:40:00Z">
        <w:r w:rsidRPr="008C7178" w:rsidDel="00532284">
          <w:rPr>
            <w:szCs w:val="24"/>
          </w:rPr>
          <w:delText>predicted</w:delText>
        </w:r>
      </w:del>
      <w:r w:rsidRPr="008C7178">
        <w:rPr>
          <w:szCs w:val="24"/>
        </w:rPr>
        <w:t xml:space="preserve"> regulation strategy usage based on the experiences reported by </w:t>
      </w:r>
      <w:del w:id="12" w:author="Billy Mitchell" w:date="2023-11-07T09:39:00Z">
        <w:r w:rsidR="00577234" w:rsidDel="00532284">
          <w:rPr>
            <w:szCs w:val="24"/>
          </w:rPr>
          <w:delText xml:space="preserve">the </w:delText>
        </w:r>
      </w:del>
      <w:r w:rsidR="00496DF7">
        <w:rPr>
          <w:szCs w:val="24"/>
        </w:rPr>
        <w:t xml:space="preserve">pilot </w:t>
      </w:r>
      <w:r w:rsidRPr="008C7178">
        <w:rPr>
          <w:szCs w:val="24"/>
        </w:rPr>
        <w:t>participants</w:t>
      </w:r>
      <w:ins w:id="13" w:author="Billy Mitchell" w:date="2023-11-07T09:39:00Z">
        <w:r w:rsidR="00532284">
          <w:rPr>
            <w:szCs w:val="24"/>
          </w:rPr>
          <w:t xml:space="preserve"> in the haunted house</w:t>
        </w:r>
      </w:ins>
      <w:r w:rsidR="00B17C41">
        <w:rPr>
          <w:szCs w:val="24"/>
        </w:rPr>
        <w:t xml:space="preserve">. The </w:t>
      </w:r>
      <w:del w:id="14" w:author="Billy Mitchell" w:date="2023-11-07T09:40:00Z">
        <w:r w:rsidR="00B17C41" w:rsidDel="00532284">
          <w:rPr>
            <w:szCs w:val="24"/>
          </w:rPr>
          <w:delText xml:space="preserve">forecasted </w:delText>
        </w:r>
      </w:del>
      <w:r w:rsidR="00B17C41">
        <w:rPr>
          <w:szCs w:val="24"/>
        </w:rPr>
        <w:t>choice</w:t>
      </w:r>
      <w:ins w:id="15" w:author="Billy Mitchell" w:date="2023-11-07T09:40:00Z">
        <w:r w:rsidR="00532284">
          <w:rPr>
            <w:szCs w:val="24"/>
          </w:rPr>
          <w:t>s</w:t>
        </w:r>
      </w:ins>
      <w:r w:rsidR="00B17C41">
        <w:rPr>
          <w:szCs w:val="24"/>
        </w:rPr>
        <w:t xml:space="preserve"> of </w:t>
      </w:r>
      <w:ins w:id="16" w:author="Billy Mitchell" w:date="2023-11-07T09:40:00Z">
        <w:r w:rsidR="00532284">
          <w:rPr>
            <w:szCs w:val="24"/>
          </w:rPr>
          <w:t>forecasters</w:t>
        </w:r>
      </w:ins>
      <w:del w:id="17" w:author="Billy Mitchell" w:date="2023-11-07T09:40:00Z">
        <w:r w:rsidR="00B17C41" w:rsidDel="00532284">
          <w:rPr>
            <w:szCs w:val="24"/>
          </w:rPr>
          <w:delText>predictor</w:delText>
        </w:r>
      </w:del>
      <w:del w:id="18" w:author="Billy Mitchell" w:date="2023-11-07T10:35:00Z">
        <w:r w:rsidR="00B17C41" w:rsidDel="00260459">
          <w:rPr>
            <w:szCs w:val="24"/>
          </w:rPr>
          <w:delText>s</w:delText>
        </w:r>
      </w:del>
      <w:r w:rsidR="00B17C41">
        <w:rPr>
          <w:szCs w:val="24"/>
        </w:rPr>
        <w:t xml:space="preserve"> closely mirrored </w:t>
      </w:r>
      <w:r w:rsidRPr="008C7178">
        <w:rPr>
          <w:szCs w:val="24"/>
        </w:rPr>
        <w:t>regulatory choice associations reported in prior literature.</w:t>
      </w:r>
      <w:ins w:id="19" w:author="Billy Mitchell" w:date="2023-11-07T09:44:00Z">
        <w:r w:rsidR="00057DC8">
          <w:rPr>
            <w:szCs w:val="24"/>
          </w:rPr>
          <w:t xml:space="preserve"> Study 3 </w:t>
        </w:r>
      </w:ins>
      <w:ins w:id="20" w:author="Billy Mitchell" w:date="2023-11-07T09:46:00Z">
        <w:r w:rsidR="00057DC8">
          <w:rPr>
            <w:szCs w:val="24"/>
          </w:rPr>
          <w:t>leveraged video stimuli in a 2</w:t>
        </w:r>
      </w:ins>
      <w:ins w:id="21" w:author="Billy Mitchell" w:date="2023-11-07T09:48:00Z">
        <w:r w:rsidR="00057DC8">
          <w:rPr>
            <w:szCs w:val="24"/>
          </w:rPr>
          <w:t xml:space="preserve"> (condition: experience vs. forecast) </w:t>
        </w:r>
      </w:ins>
      <w:ins w:id="22" w:author="Billy Mitchell" w:date="2023-11-07T09:46:00Z">
        <w:r w:rsidR="00057DC8">
          <w:rPr>
            <w:szCs w:val="24"/>
          </w:rPr>
          <w:t>x</w:t>
        </w:r>
      </w:ins>
      <w:ins w:id="23" w:author="Billy Mitchell" w:date="2023-11-07T09:49:00Z">
        <w:r w:rsidR="00057DC8">
          <w:rPr>
            <w:szCs w:val="24"/>
          </w:rPr>
          <w:t xml:space="preserve"> </w:t>
        </w:r>
      </w:ins>
      <w:ins w:id="24" w:author="Billy Mitchell" w:date="2023-11-07T09:46:00Z">
        <w:r w:rsidR="00057DC8">
          <w:rPr>
            <w:szCs w:val="24"/>
          </w:rPr>
          <w:t>2</w:t>
        </w:r>
      </w:ins>
      <w:ins w:id="25" w:author="Billy Mitchell" w:date="2023-11-07T09:49:00Z">
        <w:r w:rsidR="00057DC8">
          <w:rPr>
            <w:szCs w:val="24"/>
          </w:rPr>
          <w:t xml:space="preserve"> (intensity: low vs. high)</w:t>
        </w:r>
      </w:ins>
      <w:ins w:id="26" w:author="Billy Mitchell" w:date="2023-11-07T09:46:00Z">
        <w:r w:rsidR="00057DC8">
          <w:rPr>
            <w:szCs w:val="24"/>
          </w:rPr>
          <w:t xml:space="preserve"> mixed design</w:t>
        </w:r>
      </w:ins>
      <w:ins w:id="27" w:author="Billy Mitchell" w:date="2023-11-07T09:50:00Z">
        <w:r w:rsidR="00E358A8">
          <w:rPr>
            <w:szCs w:val="24"/>
          </w:rPr>
          <w:t xml:space="preserve"> to identify differences between strategy usage and forecasting in </w:t>
        </w:r>
      </w:ins>
      <w:ins w:id="28" w:author="Billy Mitchell" w:date="2023-11-07T10:21:00Z">
        <w:r w:rsidR="00E358A8">
          <w:rPr>
            <w:szCs w:val="24"/>
          </w:rPr>
          <w:t>the same context with the same stimuli.</w:t>
        </w:r>
      </w:ins>
      <w:del w:id="29" w:author="Billy Mitchell" w:date="2023-11-07T09:49:00Z">
        <w:r w:rsidR="007937AC" w:rsidDel="00057DC8">
          <w:rPr>
            <w:szCs w:val="24"/>
          </w:rPr>
          <w:delText xml:space="preserve"> </w:delText>
        </w:r>
      </w:del>
      <w:ins w:id="30" w:author="Billy Mitchell" w:date="2023-11-07T10:21:00Z">
        <w:r w:rsidR="00E358A8">
          <w:rPr>
            <w:szCs w:val="24"/>
          </w:rPr>
          <w:t xml:space="preserve"> </w:t>
        </w:r>
      </w:ins>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14502DF0" w:rsidR="00F04217" w:rsidDel="00260459" w:rsidRDefault="00F04217" w:rsidP="00E44513">
      <w:pPr>
        <w:spacing w:after="0" w:line="480" w:lineRule="auto"/>
        <w:ind w:left="0" w:firstLine="0"/>
        <w:rPr>
          <w:del w:id="31" w:author="Billy Mitchell" w:date="2023-11-07T10:35:00Z"/>
          <w:b/>
          <w:bCs/>
          <w:szCs w:val="24"/>
        </w:rPr>
      </w:pPr>
    </w:p>
    <w:p w14:paraId="48583150" w14:textId="692FE25E" w:rsidR="00F04217" w:rsidDel="00260459" w:rsidRDefault="00F04217" w:rsidP="00E44513">
      <w:pPr>
        <w:spacing w:after="0" w:line="480" w:lineRule="auto"/>
        <w:ind w:left="0" w:firstLine="0"/>
        <w:rPr>
          <w:del w:id="32" w:author="Billy Mitchell" w:date="2023-11-07T10:35:00Z"/>
          <w:b/>
          <w:bCs/>
          <w:szCs w:val="24"/>
        </w:rPr>
      </w:pPr>
    </w:p>
    <w:p w14:paraId="2A85E06A" w14:textId="08308482" w:rsidR="00EE6731" w:rsidRPr="00F04217" w:rsidRDefault="00D80B3A" w:rsidP="00E44513">
      <w:pPr>
        <w:spacing w:after="0" w:line="480" w:lineRule="auto"/>
        <w:ind w:left="0" w:firstLine="0"/>
        <w:rPr>
          <w:szCs w:val="24"/>
        </w:rPr>
      </w:pPr>
      <w:r>
        <w:rPr>
          <w:b/>
          <w:bCs/>
          <w:szCs w:val="24"/>
        </w:rPr>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less demanding contexts. </w:t>
      </w:r>
    </w:p>
    <w:bookmarkEnd w:id="2"/>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33" w:name="_Hlk119972138"/>
      <w:r w:rsidRPr="008C7178">
        <w:rPr>
          <w:b/>
          <w:szCs w:val="24"/>
        </w:rPr>
        <w:lastRenderedPageBreak/>
        <w:t>INTRODUCTION</w:t>
      </w:r>
    </w:p>
    <w:p w14:paraId="7666883A" w14:textId="2A3268C7"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34" w:name="_Hlk132854119"/>
      <w:r w:rsidRPr="004E6FCA">
        <w:rPr>
          <w:szCs w:val="24"/>
        </w:rPr>
        <w:t xml:space="preserve">We can </w:t>
      </w:r>
      <w:del w:id="35" w:author="Billy Mitchell [2]" w:date="2023-11-07T20:37:00Z">
        <w:r w:rsidR="00AF35DC" w:rsidDel="002C08F5">
          <w:rPr>
            <w:szCs w:val="24"/>
          </w:rPr>
          <w:delText>attempt</w:delText>
        </w:r>
        <w:r w:rsidRPr="004E6FCA" w:rsidDel="002C08F5">
          <w:rPr>
            <w:szCs w:val="24"/>
          </w:rPr>
          <w:delText xml:space="preserve"> </w:delText>
        </w:r>
      </w:del>
      <w:ins w:id="36" w:author="Billy Mitchell [2]" w:date="2023-11-07T20:37:00Z">
        <w:r w:rsidR="002C08F5">
          <w:rPr>
            <w:szCs w:val="24"/>
          </w:rPr>
          <w:t>try</w:t>
        </w:r>
        <w:r w:rsidR="002C08F5" w:rsidRPr="004E6FCA">
          <w:rPr>
            <w:szCs w:val="24"/>
          </w:rPr>
          <w:t xml:space="preserve"> </w:t>
        </w:r>
      </w:ins>
      <w:r w:rsidRPr="004E6FCA">
        <w:rPr>
          <w:szCs w:val="24"/>
        </w:rPr>
        <w:t xml:space="preserve">to change our emotional responses </w:t>
      </w:r>
      <w:del w:id="37" w:author="Billy Mitchell [2]" w:date="2023-11-07T20:38:00Z">
        <w:r w:rsidRPr="004E6FCA" w:rsidDel="002C08F5">
          <w:rPr>
            <w:szCs w:val="24"/>
          </w:rPr>
          <w:delText>when navigat</w:delText>
        </w:r>
        <w:r w:rsidR="00AF35DC" w:rsidDel="002C08F5">
          <w:rPr>
            <w:szCs w:val="24"/>
          </w:rPr>
          <w:delText>ing</w:delText>
        </w:r>
      </w:del>
      <w:ins w:id="38" w:author="Billy Mitchell [2]" w:date="2023-11-07T20:38:00Z">
        <w:r w:rsidR="002C08F5">
          <w:rPr>
            <w:szCs w:val="24"/>
          </w:rPr>
          <w:t>in</w:t>
        </w:r>
      </w:ins>
      <w:r w:rsidRPr="004E6FCA">
        <w:rPr>
          <w:szCs w:val="24"/>
        </w:rPr>
        <w:t xml:space="preserve"> loud</w:t>
      </w:r>
      <w:del w:id="39" w:author="Billy Mitchell [2]" w:date="2023-11-07T20:38:00Z">
        <w:r w:rsidRPr="004E6FCA" w:rsidDel="002C08F5">
          <w:rPr>
            <w:szCs w:val="24"/>
          </w:rPr>
          <w:delText>,</w:delText>
        </w:r>
      </w:del>
      <w:ins w:id="40" w:author="Billy Mitchell [2]" w:date="2023-11-07T20:38:00Z">
        <w:r w:rsidR="002C08F5">
          <w:rPr>
            <w:szCs w:val="24"/>
          </w:rPr>
          <w:t xml:space="preserve"> or</w:t>
        </w:r>
      </w:ins>
      <w:r w:rsidRPr="004E6FCA">
        <w:rPr>
          <w:szCs w:val="24"/>
        </w:rPr>
        <w:t xml:space="preserve"> crowded spaces, unexpected confrontations, </w:t>
      </w:r>
      <w:ins w:id="41" w:author="Billy Mitchell [2]" w:date="2023-11-07T20:38:00Z">
        <w:r w:rsidR="002C08F5">
          <w:rPr>
            <w:szCs w:val="24"/>
          </w:rPr>
          <w:t>and</w:t>
        </w:r>
      </w:ins>
      <w:del w:id="42" w:author="Billy Mitchell [2]" w:date="2023-11-07T20:38:00Z">
        <w:r w:rsidRPr="004E6FCA" w:rsidDel="002C08F5">
          <w:rPr>
            <w:szCs w:val="24"/>
          </w:rPr>
          <w:delText>or</w:delText>
        </w:r>
      </w:del>
      <w:r w:rsidRPr="004E6FCA">
        <w:rPr>
          <w:szCs w:val="24"/>
        </w:rPr>
        <w:t xml:space="preserve"> circumstances that we lack control over</w:t>
      </w:r>
      <w:bookmarkEnd w:id="34"/>
      <w:r w:rsidRPr="004E6FCA">
        <w:rPr>
          <w:szCs w:val="24"/>
        </w:rPr>
        <w:t xml:space="preserve">, but our ability to successfully regulate our emotions in these </w:t>
      </w:r>
      <w:del w:id="43" w:author="Billy Mitchell [2]" w:date="2023-11-07T20:38:00Z">
        <w:r w:rsidRPr="004E6FCA" w:rsidDel="002C08F5">
          <w:rPr>
            <w:szCs w:val="24"/>
          </w:rPr>
          <w:delText xml:space="preserve">contexts </w:delText>
        </w:r>
      </w:del>
      <w:ins w:id="44" w:author="Billy Mitchell [2]" w:date="2023-11-07T20:38:00Z">
        <w:r w:rsidR="002C08F5">
          <w:rPr>
            <w:szCs w:val="24"/>
          </w:rPr>
          <w:t>situations</w:t>
        </w:r>
        <w:r w:rsidR="002C08F5" w:rsidRPr="004E6FCA">
          <w:rPr>
            <w:szCs w:val="24"/>
          </w:rPr>
          <w:t xml:space="preserve"> </w:t>
        </w:r>
      </w:ins>
      <w:r w:rsidRPr="004E6FCA">
        <w:rPr>
          <w:szCs w:val="24"/>
        </w:rPr>
        <w:t>may be limited.</w:t>
      </w:r>
      <w:r w:rsidR="00AF35DC">
        <w:rPr>
          <w:szCs w:val="24"/>
        </w:rPr>
        <w:t xml:space="preserve"> </w:t>
      </w:r>
      <w:r w:rsidR="00577234">
        <w:rPr>
          <w:szCs w:val="24"/>
        </w:rPr>
        <w:t xml:space="preserve"> A key factor </w:t>
      </w:r>
      <w:ins w:id="45" w:author="Billy Mitchell [2]" w:date="2023-11-07T20:39:00Z">
        <w:r w:rsidR="002C08F5">
          <w:rPr>
            <w:szCs w:val="24"/>
          </w:rPr>
          <w:t xml:space="preserve">in determining regulation efficacy </w:t>
        </w:r>
      </w:ins>
      <w:del w:id="46" w:author="Billy Mitchell [2]" w:date="2023-11-07T20:39:00Z">
        <w:r w:rsidR="00577234" w:rsidDel="002C08F5">
          <w:rPr>
            <w:szCs w:val="24"/>
          </w:rPr>
          <w:delText>which may drive the efficacy of regulation</w:delText>
        </w:r>
      </w:del>
      <w:del w:id="47" w:author="Billy Mitchell [2]" w:date="2023-11-07T20:40:00Z">
        <w:r w:rsidR="00577234" w:rsidDel="002C08F5">
          <w:rPr>
            <w:szCs w:val="24"/>
          </w:rPr>
          <w:delText xml:space="preserve"> </w:delText>
        </w:r>
      </w:del>
      <w:r w:rsidR="00577234">
        <w:rPr>
          <w:szCs w:val="24"/>
        </w:rPr>
        <w:t xml:space="preserve">is </w:t>
      </w:r>
      <w:ins w:id="48" w:author="Billy Mitchell [2]" w:date="2023-11-07T20:40:00Z">
        <w:r w:rsidR="002C08F5">
          <w:rPr>
            <w:szCs w:val="24"/>
          </w:rPr>
          <w:t xml:space="preserve">the </w:t>
        </w:r>
      </w:ins>
      <w:del w:id="49" w:author="Billy Mitchell [2]" w:date="2023-11-07T20:40:00Z">
        <w:r w:rsidR="00577234" w:rsidDel="002C08F5">
          <w:rPr>
            <w:szCs w:val="24"/>
          </w:rPr>
          <w:delText xml:space="preserve">which </w:delText>
        </w:r>
      </w:del>
      <w:r w:rsidR="00577234">
        <w:rPr>
          <w:szCs w:val="24"/>
        </w:rPr>
        <w:t xml:space="preserve">strategy </w:t>
      </w:r>
      <w:ins w:id="50" w:author="Billy Mitchell [2]" w:date="2023-11-07T20:40:00Z">
        <w:r w:rsidR="002C08F5">
          <w:rPr>
            <w:szCs w:val="24"/>
          </w:rPr>
          <w:t>someone uses or chooses</w:t>
        </w:r>
      </w:ins>
      <w:del w:id="51" w:author="Billy Mitchell [2]" w:date="2023-11-07T20:40:00Z">
        <w:r w:rsidR="00577234" w:rsidDel="002C08F5">
          <w:rPr>
            <w:szCs w:val="24"/>
          </w:rPr>
          <w:delText>an individual engages with,</w:delText>
        </w:r>
      </w:del>
      <w:ins w:id="52" w:author="Billy Mitchell [2]" w:date="2023-11-07T20:40:00Z">
        <w:r w:rsidR="002C08F5">
          <w:rPr>
            <w:szCs w:val="24"/>
          </w:rPr>
          <w:t>. R</w:t>
        </w:r>
      </w:ins>
      <w:del w:id="53" w:author="Billy Mitchell [2]" w:date="2023-11-07T20:40:00Z">
        <w:r w:rsidR="00577234" w:rsidDel="002C08F5">
          <w:rPr>
            <w:szCs w:val="24"/>
          </w:rPr>
          <w:delText xml:space="preserve"> as the efficacy of a r</w:delText>
        </w:r>
      </w:del>
      <w:r w:rsidR="00577234">
        <w:rPr>
          <w:szCs w:val="24"/>
        </w:rPr>
        <w:t>egulation strategy</w:t>
      </w:r>
      <w:ins w:id="54" w:author="Billy Mitchell [2]" w:date="2023-11-07T20:40:00Z">
        <w:r w:rsidR="002C08F5">
          <w:rPr>
            <w:szCs w:val="24"/>
          </w:rPr>
          <w:t xml:space="preserve"> efficacy can be</w:t>
        </w:r>
      </w:ins>
      <w:del w:id="55" w:author="Billy Mitchell [2]" w:date="2023-11-07T20:40:00Z">
        <w:r w:rsidR="00577234" w:rsidDel="002C08F5">
          <w:rPr>
            <w:szCs w:val="24"/>
          </w:rPr>
          <w:delText xml:space="preserve"> is </w:delText>
        </w:r>
      </w:del>
      <w:ins w:id="56" w:author="Billy Mitchell [2]" w:date="2023-11-07T20:40:00Z">
        <w:r w:rsidR="002C08F5">
          <w:rPr>
            <w:szCs w:val="24"/>
          </w:rPr>
          <w:t xml:space="preserve"> </w:t>
        </w:r>
      </w:ins>
      <w:r w:rsidR="00577234">
        <w:rPr>
          <w:szCs w:val="24"/>
        </w:rPr>
        <w:t>highly context</w:t>
      </w:r>
      <w:r w:rsidR="005B626E">
        <w:rPr>
          <w:szCs w:val="24"/>
        </w:rPr>
        <w:t>-</w:t>
      </w:r>
      <w:r w:rsidR="00577234">
        <w:rPr>
          <w:szCs w:val="24"/>
        </w:rPr>
        <w:t>d</w:t>
      </w:r>
      <w:r w:rsidR="005B626E">
        <w:rPr>
          <w:szCs w:val="24"/>
        </w:rPr>
        <w:t>ependent</w:t>
      </w:r>
      <w:ins w:id="57" w:author="Billy Mitchell [2]" w:date="2023-11-07T20:41:00Z">
        <w:r w:rsidR="002C08F5">
          <w:rPr>
            <w:szCs w:val="24"/>
          </w:rPr>
          <w:t xml:space="preserve"> leading many to </w:t>
        </w:r>
      </w:ins>
      <w:del w:id="58" w:author="Billy Mitchell [2]" w:date="2023-11-07T20:41:00Z">
        <w:r w:rsidR="00577234" w:rsidDel="002C08F5">
          <w:rPr>
            <w:szCs w:val="24"/>
          </w:rPr>
          <w:delText xml:space="preserve">. </w:delText>
        </w:r>
        <w:r w:rsidR="00AF35DC" w:rsidDel="002C08F5">
          <w:rPr>
            <w:szCs w:val="24"/>
          </w:rPr>
          <w:delText>As</w:delText>
        </w:r>
        <w:r w:rsidRPr="004E6FCA" w:rsidDel="002C08F5">
          <w:rPr>
            <w:szCs w:val="24"/>
          </w:rPr>
          <w:delText xml:space="preserve"> such, researchers have </w:delText>
        </w:r>
      </w:del>
      <w:r w:rsidRPr="004E6FCA">
        <w:rPr>
          <w:szCs w:val="24"/>
        </w:rPr>
        <w:t>emphasize</w:t>
      </w:r>
      <w:del w:id="59" w:author="Billy Mitchell [2]" w:date="2023-11-07T20:41:00Z">
        <w:r w:rsidRPr="004E6FCA" w:rsidDel="002C08F5">
          <w:rPr>
            <w:szCs w:val="24"/>
          </w:rPr>
          <w:delText>d</w:delText>
        </w:r>
      </w:del>
      <w:r w:rsidRPr="004E6FCA">
        <w:rPr>
          <w:szCs w:val="24"/>
        </w:rPr>
        <w:t xml:space="preserve">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459C083E"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w:t>
      </w:r>
      <w:del w:id="60" w:author="Billy Mitchell [2]" w:date="2023-11-07T20:43:00Z">
        <w:r w:rsidR="004E6FCA" w:rsidRPr="004E6FCA" w:rsidDel="00B142E7">
          <w:rPr>
            <w:szCs w:val="24"/>
          </w:rPr>
          <w:delText xml:space="preserve">regulation strategies are often dichotomized as </w:delText>
        </w:r>
      </w:del>
      <w:r w:rsidR="004E6FCA" w:rsidRPr="004E6FCA">
        <w:rPr>
          <w:szCs w:val="24"/>
        </w:rPr>
        <w:t>engagement strategies</w:t>
      </w:r>
      <w:ins w:id="61" w:author="Billy Mitchell [2]" w:date="2023-11-07T20:43:00Z">
        <w:r w:rsidR="00B142E7" w:rsidRPr="004E6FCA">
          <w:rPr>
            <w:szCs w:val="24"/>
          </w:rPr>
          <w:t>, like altering the meaning or interpretation of the emotion-eliciting stimulus (i.e., reappraisal),</w:t>
        </w:r>
      </w:ins>
      <w:r w:rsidR="004E6FCA" w:rsidRPr="004E6FCA">
        <w:rPr>
          <w:szCs w:val="24"/>
        </w:rPr>
        <w:t xml:space="preserve"> </w:t>
      </w:r>
      <w:del w:id="62" w:author="Billy Mitchell [2]" w:date="2023-11-07T20:43:00Z">
        <w:r w:rsidR="004E6FCA" w:rsidRPr="004E6FCA" w:rsidDel="00B142E7">
          <w:rPr>
            <w:szCs w:val="24"/>
          </w:rPr>
          <w:delText xml:space="preserve">which </w:delText>
        </w:r>
      </w:del>
      <w:ins w:id="63" w:author="Billy Mitchell [2]" w:date="2023-11-07T20:43:00Z">
        <w:r w:rsidR="00B142E7">
          <w:rPr>
            <w:szCs w:val="24"/>
          </w:rPr>
          <w:t>often</w:t>
        </w:r>
        <w:r w:rsidR="00B142E7" w:rsidRPr="004E6FCA">
          <w:rPr>
            <w:szCs w:val="24"/>
          </w:rPr>
          <w:t xml:space="preserve"> </w:t>
        </w:r>
      </w:ins>
      <w:r w:rsidR="004E6FCA" w:rsidRPr="004E6FCA">
        <w:rPr>
          <w:szCs w:val="24"/>
        </w:rPr>
        <w:t>have high cognitive demands</w:t>
      </w:r>
      <w:del w:id="64" w:author="Billy Mitchell [2]" w:date="2023-11-07T20:43:00Z">
        <w:r w:rsidR="004E6FCA" w:rsidRPr="004E6FCA" w:rsidDel="00B142E7">
          <w:rPr>
            <w:szCs w:val="24"/>
          </w:rPr>
          <w:delText>, like altering the meaning or interpretation of the emotion-eliciting stimulus (i.e., reappraisal),</w:delText>
        </w:r>
      </w:del>
      <w:ins w:id="65" w:author="Billy Mitchell [2]" w:date="2023-11-07T20:44:00Z">
        <w:r w:rsidR="00B142E7">
          <w:rPr>
            <w:szCs w:val="24"/>
          </w:rPr>
          <w:t xml:space="preserve"> and can be contrasted against</w:t>
        </w:r>
      </w:ins>
      <w:del w:id="66" w:author="Billy Mitchell [2]" w:date="2023-11-07T20:44:00Z">
        <w:r w:rsidR="004E6FCA" w:rsidRPr="004E6FCA" w:rsidDel="00B142E7">
          <w:rPr>
            <w:szCs w:val="24"/>
          </w:rPr>
          <w:delText xml:space="preserve"> </w:delText>
        </w:r>
        <w:r w:rsidR="00952E8D" w:rsidDel="00B142E7">
          <w:rPr>
            <w:szCs w:val="24"/>
          </w:rPr>
          <w:delText>or</w:delText>
        </w:r>
      </w:del>
      <w:r w:rsidR="004E6FCA" w:rsidRPr="004E6FCA">
        <w:rPr>
          <w:szCs w:val="24"/>
        </w:rPr>
        <w:t xml:space="preserve"> disengagement strategies</w:t>
      </w:r>
      <w:moveToRangeStart w:id="67" w:author="Billy Mitchell [2]" w:date="2023-11-07T20:44:00Z" w:name="move150282281"/>
      <w:moveTo w:id="68" w:author="Billy Mitchell [2]" w:date="2023-11-07T20:44:00Z">
        <w:r w:rsidR="00B142E7" w:rsidRPr="004E6FCA">
          <w:rPr>
            <w:szCs w:val="24"/>
          </w:rPr>
          <w:t>, like diverting attention (i.e., distraction) or inhibiting the expression of emotion (i.e., suppression)</w:t>
        </w:r>
      </w:moveTo>
      <w:ins w:id="69" w:author="Billy Mitchell [2]" w:date="2023-11-07T20:44:00Z">
        <w:r w:rsidR="00B142E7">
          <w:rPr>
            <w:szCs w:val="24"/>
          </w:rPr>
          <w:t>,</w:t>
        </w:r>
      </w:ins>
      <w:moveTo w:id="70" w:author="Billy Mitchell [2]" w:date="2023-11-07T20:44:00Z">
        <w:del w:id="71" w:author="Billy Mitchell [2]" w:date="2023-11-07T20:44:00Z">
          <w:r w:rsidR="00B142E7" w:rsidRPr="004E6FCA" w:rsidDel="00B142E7">
            <w:rPr>
              <w:szCs w:val="24"/>
            </w:rPr>
            <w:delText xml:space="preserve"> </w:delText>
          </w:r>
        </w:del>
      </w:moveTo>
      <w:moveToRangeEnd w:id="67"/>
      <w:r w:rsidR="004E6FCA" w:rsidRPr="004E6FCA">
        <w:rPr>
          <w:szCs w:val="24"/>
        </w:rPr>
        <w:t xml:space="preserve"> which </w:t>
      </w:r>
      <w:ins w:id="72" w:author="Billy Mitchell [2]" w:date="2023-11-07T20:44:00Z">
        <w:r w:rsidR="00B142E7">
          <w:rPr>
            <w:szCs w:val="24"/>
          </w:rPr>
          <w:t xml:space="preserve">typically </w:t>
        </w:r>
      </w:ins>
      <w:r w:rsidR="004E6FCA" w:rsidRPr="004E6FCA">
        <w:rPr>
          <w:szCs w:val="24"/>
        </w:rPr>
        <w:t>have</w:t>
      </w:r>
      <w:ins w:id="73" w:author="Billy Mitchell [2]" w:date="2023-11-07T20:44:00Z">
        <w:r w:rsidR="00B142E7">
          <w:rPr>
            <w:szCs w:val="24"/>
          </w:rPr>
          <w:t xml:space="preserve"> relatively</w:t>
        </w:r>
      </w:ins>
      <w:r w:rsidR="004E6FCA" w:rsidRPr="004E6FCA">
        <w:rPr>
          <w:szCs w:val="24"/>
        </w:rPr>
        <w:t xml:space="preserve"> low cognitive demands</w:t>
      </w:r>
      <w:ins w:id="74" w:author="Billy Mitchell [2]" w:date="2023-11-07T20:44:00Z">
        <w:r w:rsidR="00B142E7">
          <w:rPr>
            <w:szCs w:val="24"/>
          </w:rPr>
          <w:t xml:space="preserve"> </w:t>
        </w:r>
      </w:ins>
      <w:moveFromRangeStart w:id="75" w:author="Billy Mitchell [2]" w:date="2023-11-07T20:44:00Z" w:name="move150282281"/>
      <w:moveFrom w:id="76" w:author="Billy Mitchell [2]" w:date="2023-11-07T20:44:00Z">
        <w:r w:rsidR="004E6FCA" w:rsidRPr="004E6FCA" w:rsidDel="00B142E7">
          <w:rPr>
            <w:szCs w:val="24"/>
          </w:rPr>
          <w:t xml:space="preserve">, like diverting attention (i.e., distraction) or inhibiting the expression of emotion (i.e., suppression) </w:t>
        </w:r>
      </w:moveFrom>
      <w:moveFromRangeEnd w:id="75"/>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287DAB33" w:rsidR="004E6FCA" w:rsidRDefault="00E20BFE" w:rsidP="00A10284">
      <w:pPr>
        <w:spacing w:after="0" w:line="480" w:lineRule="auto"/>
        <w:ind w:left="0" w:firstLine="720"/>
        <w:rPr>
          <w:szCs w:val="24"/>
        </w:rPr>
      </w:pPr>
      <w:r>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compensate by selecting strategies that demand less cognitive effort according to the selection, </w:t>
      </w:r>
      <w:r w:rsidR="004E6FCA" w:rsidRPr="004E6FCA">
        <w:rPr>
          <w:szCs w:val="24"/>
        </w:rPr>
        <w:lastRenderedPageBreak/>
        <w:t xml:space="preserve">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w:t>
      </w:r>
      <w:del w:id="77" w:author="Billy Mitchell [2]" w:date="2023-11-07T20:55:00Z">
        <w:r w:rsidDel="00EF55CB">
          <w:rPr>
            <w:szCs w:val="24"/>
          </w:rPr>
          <w:delText xml:space="preserve">you </w:delText>
        </w:r>
      </w:del>
      <w:ins w:id="78" w:author="Billy Mitchell [2]" w:date="2023-11-07T20:55:00Z">
        <w:r w:rsidR="00EF55CB">
          <w:rPr>
            <w:szCs w:val="24"/>
          </w:rPr>
          <w:t xml:space="preserve">someone </w:t>
        </w:r>
      </w:ins>
      <w:del w:id="79" w:author="Billy Mitchell [2]" w:date="2023-11-07T20:55:00Z">
        <w:r w:rsidDel="00EF55CB">
          <w:rPr>
            <w:szCs w:val="24"/>
          </w:rPr>
          <w:delText>are</w:delText>
        </w:r>
      </w:del>
      <w:ins w:id="80" w:author="Billy Mitchell [2]" w:date="2023-11-07T20:55:00Z">
        <w:r w:rsidR="00EF55CB">
          <w:rPr>
            <w:szCs w:val="24"/>
          </w:rPr>
          <w:t>were</w:t>
        </w:r>
      </w:ins>
      <w:r>
        <w:rPr>
          <w:szCs w:val="24"/>
        </w:rPr>
        <w:t xml:space="preserve"> watching th</w:t>
      </w:r>
      <w:r w:rsidR="00E07969">
        <w:rPr>
          <w:szCs w:val="24"/>
        </w:rPr>
        <w:t>is</w:t>
      </w:r>
      <w:r>
        <w:rPr>
          <w:szCs w:val="24"/>
        </w:rPr>
        <w:t xml:space="preserve"> horror movie wh</w:t>
      </w:r>
      <w:r w:rsidR="00E07969">
        <w:rPr>
          <w:szCs w:val="24"/>
        </w:rPr>
        <w:t xml:space="preserve">ile </w:t>
      </w:r>
      <w:del w:id="81" w:author="Billy Mitchell [2]" w:date="2023-11-07T20:55:00Z">
        <w:r w:rsidDel="00EF55CB">
          <w:rPr>
            <w:szCs w:val="24"/>
          </w:rPr>
          <w:delText xml:space="preserve">you </w:delText>
        </w:r>
      </w:del>
      <w:ins w:id="82" w:author="Billy Mitchell [2]" w:date="2023-11-07T20:55:00Z">
        <w:r w:rsidR="00EF55CB">
          <w:rPr>
            <w:szCs w:val="24"/>
          </w:rPr>
          <w:t>they were</w:t>
        </w:r>
      </w:ins>
      <w:del w:id="83" w:author="Billy Mitchell [2]" w:date="2023-11-07T20:55:00Z">
        <w:r w:rsidDel="00EF55CB">
          <w:rPr>
            <w:szCs w:val="24"/>
          </w:rPr>
          <w:delText>are</w:delText>
        </w:r>
      </w:del>
      <w:r>
        <w:rPr>
          <w:szCs w:val="24"/>
        </w:rPr>
        <w:t xml:space="preserve"> tired</w:t>
      </w:r>
      <w:ins w:id="84" w:author="Billy Mitchell [2]" w:date="2023-11-07T20:45:00Z">
        <w:r w:rsidR="00B142E7">
          <w:rPr>
            <w:szCs w:val="24"/>
          </w:rPr>
          <w:t xml:space="preserve"> or under high cognitive load</w:t>
        </w:r>
      </w:ins>
      <w:r>
        <w:rPr>
          <w:szCs w:val="24"/>
        </w:rPr>
        <w:t xml:space="preserve">,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w:t>
      </w:r>
      <w:del w:id="85" w:author="Billy Mitchell [2]" w:date="2023-11-07T20:46:00Z">
        <w:r w:rsidR="00E07969" w:rsidDel="00B142E7">
          <w:rPr>
            <w:szCs w:val="24"/>
          </w:rPr>
          <w:delText xml:space="preserve"> </w:delText>
        </w:r>
      </w:del>
      <w:ins w:id="86" w:author="Billy Mitchell [2]" w:date="2023-11-07T20:47:00Z">
        <w:r w:rsidR="00B142E7">
          <w:rPr>
            <w:szCs w:val="24"/>
          </w:rPr>
          <w:t xml:space="preserve"> in these studies</w:t>
        </w:r>
      </w:ins>
      <w:del w:id="87" w:author="Billy Mitchell [2]" w:date="2023-11-07T20:46:00Z">
        <w:r w:rsidR="00E07969" w:rsidDel="00B142E7">
          <w:rPr>
            <w:szCs w:val="24"/>
          </w:rPr>
          <w:delText>in order to study it</w:delText>
        </w:r>
      </w:del>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key ways.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w:t>
      </w:r>
      <w:proofErr w:type="gramStart"/>
      <w:r w:rsidR="00D12D06">
        <w:rPr>
          <w:szCs w:val="24"/>
        </w:rPr>
        <w:t>high-intensity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7FD3CDBE"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e.g., Valence</w:t>
      </w:r>
      <w:ins w:id="88" w:author="Billy Mitchell [2]" w:date="2023-11-07T20:47:00Z">
        <w:r w:rsidR="00B142E7">
          <w:rPr>
            <w:szCs w:val="24"/>
          </w:rPr>
          <w:t>)</w:t>
        </w:r>
      </w:ins>
      <w:del w:id="89" w:author="Billy Mitchell [2]" w:date="2023-11-07T20:47:00Z">
        <w:r w:rsidDel="00B142E7">
          <w:rPr>
            <w:szCs w:val="24"/>
          </w:rPr>
          <w:delText>;</w:delText>
        </w:r>
      </w:del>
      <w:ins w:id="90" w:author="Billy Mitchell [2]" w:date="2023-11-07T20:48:00Z">
        <w:r w:rsidR="00B142E7">
          <w:rPr>
            <w:szCs w:val="24"/>
          </w:rPr>
          <w:t xml:space="preserve"> </w:t>
        </w:r>
      </w:ins>
      <w:del w:id="91" w:author="Billy Mitchell [2]" w:date="2023-11-07T20:48:00Z">
        <w:r w:rsidDel="00B142E7">
          <w:rPr>
            <w:szCs w:val="24"/>
          </w:rPr>
          <w:delText xml:space="preserve"> </w:delText>
        </w:r>
      </w:del>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del w:id="92" w:author="Billy Mitchell [2]" w:date="2023-11-07T20:48:00Z">
        <w:r w:rsidR="008B7F27" w:rsidDel="00B142E7">
          <w:rPr>
            <w:szCs w:val="24"/>
          </w:rPr>
          <w:delText>;</w:delText>
        </w:r>
      </w:del>
      <w:ins w:id="93" w:author="Billy Mitchell [2]" w:date="2023-11-07T20:48:00Z">
        <w:r w:rsidR="00B142E7">
          <w:rPr>
            <w:szCs w:val="24"/>
          </w:rPr>
          <w:t>)</w:t>
        </w:r>
      </w:ins>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xml:space="preserve">. These approaches </w:t>
      </w:r>
      <w:ins w:id="94" w:author="Billy Mitchell" w:date="2023-11-07T10:40:00Z">
        <w:r w:rsidR="00801A78">
          <w:rPr>
            <w:szCs w:val="24"/>
          </w:rPr>
          <w:t xml:space="preserve">offer an efficient, </w:t>
        </w:r>
      </w:ins>
      <w:ins w:id="95" w:author="Billy Mitchell" w:date="2023-11-07T13:42:00Z">
        <w:r w:rsidR="00801A78">
          <w:rPr>
            <w:szCs w:val="24"/>
          </w:rPr>
          <w:t xml:space="preserve">reliable, and </w:t>
        </w:r>
      </w:ins>
      <w:ins w:id="96" w:author="Billy Mitchell" w:date="2023-11-07T10:40:00Z">
        <w:r w:rsidR="00801A78">
          <w:rPr>
            <w:szCs w:val="24"/>
          </w:rPr>
          <w:t>standardized means of</w:t>
        </w:r>
      </w:ins>
      <w:ins w:id="97" w:author="Billy Mitchell" w:date="2023-11-07T13:41:00Z">
        <w:r w:rsidR="00801A78">
          <w:rPr>
            <w:szCs w:val="24"/>
          </w:rPr>
          <w:t xml:space="preserve"> assessing</w:t>
        </w:r>
      </w:ins>
      <w:ins w:id="98" w:author="Billy Mitchell" w:date="2023-11-07T13:42:00Z">
        <w:r w:rsidR="00801A78">
          <w:rPr>
            <w:szCs w:val="24"/>
          </w:rPr>
          <w:t xml:space="preserve"> self-regulation</w:t>
        </w:r>
      </w:ins>
      <w:ins w:id="99" w:author="Billy Mitchell" w:date="2023-11-07T10:40:00Z">
        <w:r w:rsidR="00260459">
          <w:rPr>
            <w:szCs w:val="24"/>
          </w:rPr>
          <w:t xml:space="preserve"> </w:t>
        </w:r>
      </w:ins>
      <w:del w:id="100" w:author="Billy Mitchell" w:date="2023-11-07T10:40:00Z">
        <w:r w:rsidDel="00260459">
          <w:rPr>
            <w:szCs w:val="24"/>
          </w:rPr>
          <w:delText>offer</w:delText>
        </w:r>
        <w:r w:rsidR="008B7F27" w:rsidDel="00260459">
          <w:rPr>
            <w:szCs w:val="24"/>
          </w:rPr>
          <w:delText xml:space="preserve"> strong-validation and</w:delText>
        </w:r>
        <w:r w:rsidDel="00260459">
          <w:rPr>
            <w:szCs w:val="24"/>
          </w:rPr>
          <w:delText xml:space="preserve"> unparalleled control </w:delText>
        </w:r>
      </w:del>
      <w:r>
        <w:rPr>
          <w:szCs w:val="24"/>
        </w:rPr>
        <w:t xml:space="preserve">but </w:t>
      </w:r>
      <w:r w:rsidRPr="006D4590">
        <w:rPr>
          <w:szCs w:val="24"/>
        </w:rPr>
        <w:t xml:space="preserve">might not accurately reflect the </w:t>
      </w:r>
      <w:r>
        <w:rPr>
          <w:szCs w:val="24"/>
        </w:rPr>
        <w:t>multidimensionality of</w:t>
      </w:r>
      <w:r w:rsidRPr="006D4590">
        <w:rPr>
          <w:szCs w:val="24"/>
        </w:rPr>
        <w:t xml:space="preserve"> emotional experience. </w:t>
      </w:r>
      <w:ins w:id="101" w:author="Billy Mitchell [2]" w:date="2023-11-07T20:56:00Z">
        <w:r w:rsidR="00EF55CB" w:rsidRPr="00EF55CB">
          <w:rPr>
            <w:szCs w:val="24"/>
          </w:rPr>
          <w:t>Contemporary constructivist theories posit that emotions are not fixed reactions but are instead shaped dynamically by cognitive and social processe</w:t>
        </w:r>
      </w:ins>
      <w:ins w:id="102" w:author="Billy Mitchell [2]" w:date="2023-11-07T20:57:00Z">
        <w:r w:rsidR="00EF55CB">
          <w:rPr>
            <w:szCs w:val="24"/>
          </w:rPr>
          <w:t xml:space="preserve">s, </w:t>
        </w:r>
      </w:ins>
      <w:ins w:id="103" w:author="Billy Mitchell [2]" w:date="2023-11-07T20:56:00Z">
        <w:r w:rsidR="00EF55CB" w:rsidRPr="00EF55CB">
          <w:rPr>
            <w:szCs w:val="24"/>
          </w:rPr>
          <w:t>encompass</w:t>
        </w:r>
      </w:ins>
      <w:ins w:id="104" w:author="Billy Mitchell [2]" w:date="2023-11-07T20:57:00Z">
        <w:r w:rsidR="00EF55CB">
          <w:rPr>
            <w:szCs w:val="24"/>
          </w:rPr>
          <w:t>ing</w:t>
        </w:r>
      </w:ins>
      <w:ins w:id="105" w:author="Billy Mitchell [2]" w:date="2023-11-07T20:56:00Z">
        <w:r w:rsidR="00EF55CB" w:rsidRPr="00EF55CB">
          <w:rPr>
            <w:szCs w:val="24"/>
          </w:rPr>
          <w:t xml:space="preserve"> one</w:t>
        </w:r>
      </w:ins>
      <w:ins w:id="106" w:author="Billy Mitchell [2]" w:date="2023-11-07T20:57:00Z">
        <w:r w:rsidR="00EF55CB">
          <w:rPr>
            <w:szCs w:val="24"/>
          </w:rPr>
          <w:t>’</w:t>
        </w:r>
      </w:ins>
      <w:ins w:id="107" w:author="Billy Mitchell [2]" w:date="2023-11-07T20:56:00Z">
        <w:r w:rsidR="00EF55CB" w:rsidRPr="00EF55CB">
          <w:rPr>
            <w:szCs w:val="24"/>
          </w:rPr>
          <w:t>s personal interpretations, beliefs, and social interactions</w:t>
        </w:r>
      </w:ins>
      <w:ins w:id="108" w:author="Billy Mitchell [2]" w:date="2023-11-07T20:57:00Z">
        <w:r w:rsidR="00EF55CB">
          <w:rPr>
            <w:szCs w:val="24"/>
          </w:rPr>
          <w:t xml:space="preserve"> </w:t>
        </w:r>
        <w:r w:rsidR="00EF55CB">
          <w:rPr>
            <w:szCs w:val="24"/>
          </w:rPr>
          <w:fldChar w:fldCharType="begin"/>
        </w:r>
        <w:r w:rsidR="00EF55CB">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EF55CB">
          <w:rPr>
            <w:szCs w:val="24"/>
          </w:rPr>
          <w:fldChar w:fldCharType="separate"/>
        </w:r>
        <w:r w:rsidR="00EF55CB" w:rsidRPr="002C591D">
          <w:t>(Lindquist et al., 2012)</w:t>
        </w:r>
        <w:r w:rsidR="00EF55CB">
          <w:rPr>
            <w:szCs w:val="24"/>
          </w:rPr>
          <w:fldChar w:fldCharType="end"/>
        </w:r>
      </w:ins>
      <w:ins w:id="109" w:author="Billy Mitchell [2]" w:date="2023-11-07T20:56:00Z">
        <w:r w:rsidR="00EF55CB" w:rsidRPr="00EF55CB">
          <w:rPr>
            <w:szCs w:val="24"/>
          </w:rPr>
          <w:t xml:space="preserve">. </w:t>
        </w:r>
      </w:ins>
      <w:ins w:id="110" w:author="Billy Mitchell [2]" w:date="2023-11-07T20:57:00Z">
        <w:r w:rsidR="00EF55CB">
          <w:rPr>
            <w:szCs w:val="24"/>
          </w:rPr>
          <w:t>A</w:t>
        </w:r>
      </w:ins>
      <w:ins w:id="111" w:author="Billy Mitchell [2]" w:date="2023-11-07T21:02:00Z">
        <w:r w:rsidR="00EF55CB">
          <w:rPr>
            <w:szCs w:val="24"/>
          </w:rPr>
          <w:t>ppl</w:t>
        </w:r>
      </w:ins>
      <w:ins w:id="112" w:author="Billy Mitchell [2]" w:date="2023-11-07T21:03:00Z">
        <w:r w:rsidR="00EF55CB">
          <w:rPr>
            <w:szCs w:val="24"/>
          </w:rPr>
          <w:t xml:space="preserve">ying </w:t>
        </w:r>
      </w:ins>
      <w:ins w:id="113" w:author="Billy Mitchell [2]" w:date="2023-11-07T20:56:00Z">
        <w:r w:rsidR="00EF55CB" w:rsidRPr="00EF55CB">
          <w:rPr>
            <w:szCs w:val="24"/>
          </w:rPr>
          <w:t xml:space="preserve">natural language processing </w:t>
        </w:r>
      </w:ins>
      <w:ins w:id="114" w:author="Billy Mitchell [2]" w:date="2023-11-07T21:03:00Z">
        <w:r w:rsidR="00EF55CB">
          <w:rPr>
            <w:szCs w:val="24"/>
          </w:rPr>
          <w:t xml:space="preserve">techniques to free-response data </w:t>
        </w:r>
      </w:ins>
      <w:ins w:id="115" w:author="Billy Mitchell [2]" w:date="2023-11-07T20:58:00Z">
        <w:r w:rsidR="00EF55CB">
          <w:rPr>
            <w:szCs w:val="24"/>
          </w:rPr>
          <w:t>can</w:t>
        </w:r>
      </w:ins>
      <w:ins w:id="116" w:author="Billy Mitchell [2]" w:date="2023-11-07T21:00:00Z">
        <w:r w:rsidR="00EF55CB">
          <w:rPr>
            <w:szCs w:val="24"/>
          </w:rPr>
          <w:t xml:space="preserve"> improve our ability to capture</w:t>
        </w:r>
      </w:ins>
      <w:ins w:id="117" w:author="Billy Mitchell [2]" w:date="2023-11-07T21:03:00Z">
        <w:r w:rsidR="00EF55CB">
          <w:rPr>
            <w:szCs w:val="24"/>
          </w:rPr>
          <w:t xml:space="preserve"> the</w:t>
        </w:r>
      </w:ins>
      <w:ins w:id="118" w:author="Billy Mitchell [2]" w:date="2023-11-07T21:00:00Z">
        <w:r w:rsidR="00EF55CB">
          <w:rPr>
            <w:szCs w:val="24"/>
          </w:rPr>
          <w:t xml:space="preserve"> </w:t>
        </w:r>
      </w:ins>
      <w:ins w:id="119" w:author="Billy Mitchell [2]" w:date="2023-11-07T20:56:00Z">
        <w:r w:rsidR="00EF55CB" w:rsidRPr="00EF55CB">
          <w:rPr>
            <w:szCs w:val="24"/>
          </w:rPr>
          <w:t>multifaceted</w:t>
        </w:r>
      </w:ins>
      <w:ins w:id="120" w:author="Billy Mitchell [2]" w:date="2023-11-07T21:01:00Z">
        <w:r w:rsidR="00EF55CB">
          <w:rPr>
            <w:szCs w:val="24"/>
          </w:rPr>
          <w:t xml:space="preserve">, idiosyncratic </w:t>
        </w:r>
      </w:ins>
      <w:ins w:id="121" w:author="Billy Mitchell [2]" w:date="2023-11-07T20:56:00Z">
        <w:r w:rsidR="00EF55CB" w:rsidRPr="00EF55CB">
          <w:rPr>
            <w:szCs w:val="24"/>
          </w:rPr>
          <w:t>emotional experiences</w:t>
        </w:r>
      </w:ins>
      <w:ins w:id="122" w:author="Billy Mitchell [2]" w:date="2023-11-07T21:01:00Z">
        <w:r w:rsidR="00EF55CB">
          <w:rPr>
            <w:szCs w:val="24"/>
          </w:rPr>
          <w:t xml:space="preserve"> </w:t>
        </w:r>
      </w:ins>
      <w:moveToRangeStart w:id="123" w:author="Billy Mitchell [2]" w:date="2023-11-07T21:04:00Z" w:name="move150283460"/>
      <w:moveTo w:id="124" w:author="Billy Mitchell [2]" w:date="2023-11-07T21:04:00Z">
        <w:r w:rsidR="00EF55CB" w:rsidRPr="006D4590">
          <w:rPr>
            <w:szCs w:val="24"/>
          </w:rPr>
          <w:t>that constructivist frameworks emphasize</w:t>
        </w:r>
        <w:r w:rsidR="00EF55CB">
          <w:rPr>
            <w:szCs w:val="24"/>
          </w:rPr>
          <w:t xml:space="preserve"> </w:t>
        </w:r>
        <w:r w:rsidR="00EF55CB">
          <w:rPr>
            <w:szCs w:val="24"/>
          </w:rPr>
          <w:fldChar w:fldCharType="begin"/>
        </w:r>
        <w:r w:rsidR="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EF55CB">
          <w:rPr>
            <w:szCs w:val="24"/>
          </w:rPr>
          <w:fldChar w:fldCharType="separate"/>
        </w:r>
        <w:r w:rsidR="00EF55CB" w:rsidRPr="002C591D">
          <w:t>(Mohammad, 2018)</w:t>
        </w:r>
        <w:r w:rsidR="00EF55CB">
          <w:rPr>
            <w:szCs w:val="24"/>
          </w:rPr>
          <w:fldChar w:fldCharType="end"/>
        </w:r>
        <w:r w:rsidR="00EF55CB">
          <w:rPr>
            <w:szCs w:val="24"/>
          </w:rPr>
          <w:t xml:space="preserve"> without sacrificing</w:t>
        </w:r>
      </w:moveTo>
      <w:ins w:id="125" w:author="Billy Mitchell [2]" w:date="2023-11-07T21:04:00Z">
        <w:r w:rsidR="00EF55CB">
          <w:rPr>
            <w:szCs w:val="24"/>
          </w:rPr>
          <w:t xml:space="preserve"> accuracy </w:t>
        </w:r>
      </w:ins>
      <w:moveTo w:id="126" w:author="Billy Mitchell [2]" w:date="2023-11-07T21:04:00Z">
        <w:del w:id="127" w:author="Billy Mitchell [2]" w:date="2023-11-07T21:04:00Z">
          <w:r w:rsidR="00EF55CB" w:rsidDel="00EF55CB">
            <w:rPr>
              <w:szCs w:val="24"/>
            </w:rPr>
            <w:delText xml:space="preserve"> reporting accuracy </w:delText>
          </w:r>
        </w:del>
        <w:r w:rsidR="00EF55CB">
          <w:rPr>
            <w:szCs w:val="24"/>
          </w:rPr>
          <w:fldChar w:fldCharType="begin"/>
        </w:r>
        <w:r w:rsidR="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EF55CB">
          <w:rPr>
            <w:szCs w:val="24"/>
          </w:rPr>
          <w:fldChar w:fldCharType="separate"/>
        </w:r>
        <w:r w:rsidR="00EF55CB" w:rsidRPr="004649E5">
          <w:t>(Diamond et al., 2020)</w:t>
        </w:r>
        <w:r w:rsidR="00EF55CB">
          <w:rPr>
            <w:szCs w:val="24"/>
          </w:rPr>
          <w:fldChar w:fldCharType="end"/>
        </w:r>
      </w:moveTo>
      <w:ins w:id="128" w:author="Billy Mitchell [2]" w:date="2023-11-07T21:04:00Z">
        <w:r w:rsidR="00EF55CB">
          <w:rPr>
            <w:szCs w:val="24"/>
          </w:rPr>
          <w:t xml:space="preserve"> or quantifiability.</w:t>
        </w:r>
      </w:ins>
      <w:moveTo w:id="129" w:author="Billy Mitchell [2]" w:date="2023-11-07T21:04:00Z">
        <w:del w:id="130" w:author="Billy Mitchell [2]" w:date="2023-11-07T21:04:00Z">
          <w:r w:rsidR="00EF55CB" w:rsidDel="00EF55CB">
            <w:rPr>
              <w:szCs w:val="24"/>
            </w:rPr>
            <w:delText>.</w:delText>
          </w:r>
        </w:del>
      </w:moveTo>
      <w:moveToRangeEnd w:id="123"/>
      <w:del w:id="131" w:author="Billy Mitchell [2]" w:date="2023-11-07T21:02:00Z">
        <w:r w:rsidRPr="006D4590" w:rsidDel="00EF55CB">
          <w:rPr>
            <w:szCs w:val="24"/>
          </w:rPr>
          <w:delText>Modern constructivist theories of emotion hold that emotional experiences are dynamically constructed by individuals through cognitive and social processes, including personal interpretations, beliefs, and social interactions</w:delText>
        </w:r>
      </w:del>
      <w:del w:id="132" w:author="Billy Mitchell [2]" w:date="2023-11-07T20:56:00Z">
        <w:r w:rsidR="008B7F27" w:rsidDel="00EF55CB">
          <w:rPr>
            <w:szCs w:val="24"/>
          </w:rPr>
          <w:delText xml:space="preserve"> </w:delText>
        </w:r>
        <w:r w:rsidR="002C591D" w:rsidDel="00EF55CB">
          <w:rPr>
            <w:szCs w:val="24"/>
          </w:rPr>
          <w:fldChar w:fldCharType="begin"/>
        </w:r>
        <w:r w:rsidR="007B47B5" w:rsidDel="00EF55CB">
          <w:rPr>
            <w:szCs w:val="24"/>
          </w:rPr>
          <w:del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delInstrText>
        </w:r>
        <w:r w:rsidR="002C591D" w:rsidDel="00EF55CB">
          <w:rPr>
            <w:szCs w:val="24"/>
          </w:rPr>
          <w:fldChar w:fldCharType="separate"/>
        </w:r>
        <w:r w:rsidR="002C591D" w:rsidRPr="002C591D" w:rsidDel="00EF55CB">
          <w:delText>(Lindquist et al., 2012)</w:delText>
        </w:r>
        <w:r w:rsidR="002C591D" w:rsidDel="00EF55CB">
          <w:rPr>
            <w:szCs w:val="24"/>
          </w:rPr>
          <w:fldChar w:fldCharType="end"/>
        </w:r>
      </w:del>
      <w:del w:id="133" w:author="Billy Mitchell [2]" w:date="2023-11-07T21:02:00Z">
        <w:r w:rsidRPr="006D4590" w:rsidDel="00EF55CB">
          <w:rPr>
            <w:szCs w:val="24"/>
          </w:rPr>
          <w:delText>.</w:delText>
        </w:r>
      </w:del>
      <w:ins w:id="134" w:author="Billy Mitchell [2]" w:date="2023-11-07T21:05:00Z">
        <w:r w:rsidR="00EF55CB">
          <w:rPr>
            <w:szCs w:val="24"/>
          </w:rPr>
          <w:t xml:space="preserve"> </w:t>
        </w:r>
      </w:ins>
      <w:del w:id="135" w:author="Billy Mitchell [2]" w:date="2023-11-07T21:05:00Z">
        <w:r w:rsidRPr="006D4590" w:rsidDel="00EF55CB">
          <w:rPr>
            <w:szCs w:val="24"/>
          </w:rPr>
          <w:delText xml:space="preserve"> However, advancements in natural language processing and linguistics make a more flexible and ecologically-valid capture of multidimensional emotional experiences, such as free-response, possible to better represent the idiosyncratic richness </w:delText>
        </w:r>
      </w:del>
      <w:moveFromRangeStart w:id="136" w:author="Billy Mitchell [2]" w:date="2023-11-07T21:04:00Z" w:name="move150283460"/>
      <w:moveFrom w:id="137" w:author="Billy Mitchell [2]" w:date="2023-11-07T21:04:00Z">
        <w:r w:rsidRPr="006D4590" w:rsidDel="00EF55CB">
          <w:rPr>
            <w:szCs w:val="24"/>
          </w:rPr>
          <w:t>that constructivist frameworks emphasize</w:t>
        </w:r>
        <w:r w:rsidR="002C591D" w:rsidDel="00EF55CB">
          <w:rPr>
            <w:szCs w:val="24"/>
          </w:rPr>
          <w:t xml:space="preserve"> </w:t>
        </w:r>
        <w:r w:rsidR="002C591D" w:rsidDel="00EF55CB">
          <w:rPr>
            <w:szCs w:val="24"/>
          </w:rPr>
          <w:fldChar w:fldCharType="begin"/>
        </w:r>
        <w:r w:rsidR="007B47B5" w:rsidDel="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sidDel="00EF55CB">
          <w:rPr>
            <w:szCs w:val="24"/>
          </w:rPr>
          <w:fldChar w:fldCharType="separate"/>
        </w:r>
        <w:r w:rsidR="002C591D" w:rsidRPr="002C591D" w:rsidDel="00EF55CB">
          <w:t>(Mohammad, 2018)</w:t>
        </w:r>
        <w:r w:rsidR="002C591D" w:rsidDel="00EF55CB">
          <w:rPr>
            <w:szCs w:val="24"/>
          </w:rPr>
          <w:fldChar w:fldCharType="end"/>
        </w:r>
        <w:r w:rsidR="004649E5" w:rsidDel="00EF55CB">
          <w:rPr>
            <w:szCs w:val="24"/>
          </w:rPr>
          <w:t xml:space="preserve"> without sacrificing reporting accuracy </w:t>
        </w:r>
        <w:r w:rsidR="004649E5" w:rsidDel="00EF55CB">
          <w:rPr>
            <w:szCs w:val="24"/>
          </w:rPr>
          <w:fldChar w:fldCharType="begin"/>
        </w:r>
        <w:r w:rsidR="007B47B5" w:rsidDel="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sidDel="00EF55CB">
          <w:rPr>
            <w:szCs w:val="24"/>
          </w:rPr>
          <w:fldChar w:fldCharType="separate"/>
        </w:r>
        <w:r w:rsidR="004649E5" w:rsidRPr="004649E5" w:rsidDel="00EF55CB">
          <w:t>(Diamond et al., 2020)</w:t>
        </w:r>
        <w:r w:rsidR="004649E5" w:rsidDel="00EF55CB">
          <w:rPr>
            <w:szCs w:val="24"/>
          </w:rPr>
          <w:fldChar w:fldCharType="end"/>
        </w:r>
        <w:r w:rsidR="00AD2081" w:rsidDel="00EF55CB">
          <w:rPr>
            <w:szCs w:val="24"/>
          </w:rPr>
          <w:t xml:space="preserve">. </w:t>
        </w:r>
      </w:moveFrom>
      <w:moveFromRangeEnd w:id="136"/>
      <w:del w:id="138" w:author="Billy Mitchell [2]" w:date="2023-11-07T21:05:00Z">
        <w:r w:rsidR="00AD2081" w:rsidDel="00EF55CB">
          <w:rPr>
            <w:szCs w:val="24"/>
          </w:rPr>
          <w:delText>Furthermore, by not limiting participant self-report options to discrete categories or unipolar scales, f</w:delText>
        </w:r>
      </w:del>
      <w:ins w:id="139" w:author="Billy Mitchell [2]" w:date="2023-11-07T21:05:00Z">
        <w:r w:rsidR="00EF55CB">
          <w:rPr>
            <w:szCs w:val="24"/>
          </w:rPr>
          <w:t>F</w:t>
        </w:r>
      </w:ins>
      <w:r w:rsidR="00AD2081">
        <w:rPr>
          <w:szCs w:val="24"/>
        </w:rPr>
        <w:t>ree-response</w:t>
      </w:r>
      <w:ins w:id="140" w:author="Billy Mitchell [2]" w:date="2023-11-07T21:07:00Z">
        <w:r w:rsidR="00EF55CB">
          <w:rPr>
            <w:szCs w:val="24"/>
          </w:rPr>
          <w:t xml:space="preserve"> capture</w:t>
        </w:r>
      </w:ins>
      <w:ins w:id="141" w:author="Billy Mitchell [2]" w:date="2023-11-07T21:06:00Z">
        <w:r w:rsidR="00EF55CB">
          <w:rPr>
            <w:szCs w:val="24"/>
          </w:rPr>
          <w:t xml:space="preserve">, more than discretely categorized self-reports or unipolar scales, </w:t>
        </w:r>
      </w:ins>
      <w:del w:id="142" w:author="Billy Mitchell [2]" w:date="2023-11-07T21:06:00Z">
        <w:r w:rsidR="00AD2081" w:rsidDel="00EF55CB">
          <w:rPr>
            <w:szCs w:val="24"/>
          </w:rPr>
          <w:delText xml:space="preserve"> </w:delText>
        </w:r>
      </w:del>
      <w:ins w:id="143" w:author="Billy Mitchell [2]" w:date="2023-11-07T21:05:00Z">
        <w:r w:rsidR="00EF55CB">
          <w:rPr>
            <w:szCs w:val="24"/>
          </w:rPr>
          <w:t>may also</w:t>
        </w:r>
      </w:ins>
      <w:ins w:id="144" w:author="Billy Mitchell [2]" w:date="2023-11-07T21:08:00Z">
        <w:r w:rsidR="00EF55CB">
          <w:rPr>
            <w:szCs w:val="24"/>
          </w:rPr>
          <w:t xml:space="preserve"> require fewer a priori assumptions from rese</w:t>
        </w:r>
      </w:ins>
      <w:ins w:id="145" w:author="Billy Mitchell [2]" w:date="2023-11-07T21:09:00Z">
        <w:r w:rsidR="00EF55CB">
          <w:rPr>
            <w:szCs w:val="24"/>
          </w:rPr>
          <w:t>archers</w:t>
        </w:r>
      </w:ins>
      <w:ins w:id="146" w:author="Billy Mitchell [2]" w:date="2023-11-07T21:08:00Z">
        <w:r w:rsidR="00EF55CB">
          <w:rPr>
            <w:szCs w:val="24"/>
          </w:rPr>
          <w:t xml:space="preserve"> about </w:t>
        </w:r>
      </w:ins>
      <w:ins w:id="147" w:author="Billy Mitchell [2]" w:date="2023-11-07T21:09:00Z">
        <w:r w:rsidR="00EF55CB">
          <w:rPr>
            <w:szCs w:val="24"/>
          </w:rPr>
          <w:t xml:space="preserve">a participant’s </w:t>
        </w:r>
      </w:ins>
      <w:ins w:id="148" w:author="Billy Mitchell [2]" w:date="2023-11-07T21:08:00Z">
        <w:r w:rsidR="00EF55CB">
          <w:rPr>
            <w:szCs w:val="24"/>
          </w:rPr>
          <w:t xml:space="preserve">emotional experience, thus </w:t>
        </w:r>
      </w:ins>
      <w:del w:id="149" w:author="Billy Mitchell [2]" w:date="2023-11-07T21:05:00Z">
        <w:r w:rsidR="00AD2081" w:rsidDel="00EF55CB">
          <w:rPr>
            <w:szCs w:val="24"/>
          </w:rPr>
          <w:delText xml:space="preserve">can </w:delText>
        </w:r>
      </w:del>
      <w:del w:id="150" w:author="Billy Mitchell [2]" w:date="2023-11-07T21:06:00Z">
        <w:r w:rsidR="00AD2081" w:rsidDel="00EF55CB">
          <w:rPr>
            <w:szCs w:val="24"/>
          </w:rPr>
          <w:delText>capture emotional experiences</w:delText>
        </w:r>
        <w:r w:rsidR="008B7F27" w:rsidDel="00EF55CB">
          <w:rPr>
            <w:szCs w:val="24"/>
          </w:rPr>
          <w:delText xml:space="preserve"> with</w:delText>
        </w:r>
        <w:r w:rsidR="00AD2081" w:rsidDel="00EF55CB">
          <w:rPr>
            <w:szCs w:val="24"/>
          </w:rPr>
          <w:delText xml:space="preserve"> less</w:delText>
        </w:r>
      </w:del>
      <w:ins w:id="151" w:author="Billy Mitchell [2]" w:date="2023-11-07T21:07:00Z">
        <w:r w:rsidR="00EF55CB">
          <w:rPr>
            <w:szCs w:val="24"/>
          </w:rPr>
          <w:t>reduc</w:t>
        </w:r>
      </w:ins>
      <w:ins w:id="152" w:author="Billy Mitchell [2]" w:date="2023-11-07T21:08:00Z">
        <w:r w:rsidR="00EF55CB">
          <w:rPr>
            <w:szCs w:val="24"/>
          </w:rPr>
          <w:t>ing</w:t>
        </w:r>
      </w:ins>
      <w:ins w:id="153" w:author="Billy Mitchell [2]" w:date="2023-11-07T21:06:00Z">
        <w:r w:rsidR="00EF55CB">
          <w:rPr>
            <w:szCs w:val="24"/>
          </w:rPr>
          <w:t xml:space="preserve"> </w:t>
        </w:r>
      </w:ins>
      <w:ins w:id="154" w:author="Billy Mitchell [2]" w:date="2023-11-07T21:09:00Z">
        <w:r w:rsidR="00EF55CB">
          <w:rPr>
            <w:szCs w:val="24"/>
          </w:rPr>
          <w:t xml:space="preserve">unintended </w:t>
        </w:r>
      </w:ins>
      <w:ins w:id="155" w:author="Billy Mitchell [2]" w:date="2023-11-07T21:07:00Z">
        <w:r w:rsidR="00EF55CB">
          <w:rPr>
            <w:szCs w:val="24"/>
          </w:rPr>
          <w:t>researcher</w:t>
        </w:r>
      </w:ins>
      <w:r w:rsidR="008B7F27">
        <w:rPr>
          <w:szCs w:val="24"/>
        </w:rPr>
        <w:t xml:space="preserve"> influence</w:t>
      </w:r>
      <w:del w:id="156" w:author="Billy Mitchell [2]" w:date="2023-11-07T21:08:00Z">
        <w:r w:rsidR="008B7F27" w:rsidDel="00EF55CB">
          <w:rPr>
            <w:szCs w:val="24"/>
          </w:rPr>
          <w:delText xml:space="preserve"> </w:delText>
        </w:r>
      </w:del>
      <w:del w:id="157" w:author="Billy Mitchell [2]" w:date="2023-11-07T21:07:00Z">
        <w:r w:rsidR="008B7F27" w:rsidDel="00EF55CB">
          <w:rPr>
            <w:szCs w:val="24"/>
          </w:rPr>
          <w:delText xml:space="preserve">or </w:delText>
        </w:r>
        <w:r w:rsidR="00AD2081" w:rsidDel="00EF55CB">
          <w:rPr>
            <w:szCs w:val="24"/>
          </w:rPr>
          <w:delText>fewer</w:delText>
        </w:r>
      </w:del>
      <w:del w:id="158" w:author="Billy Mitchell [2]" w:date="2023-11-07T21:08:00Z">
        <w:r w:rsidR="00AD2081" w:rsidDel="00EF55CB">
          <w:rPr>
            <w:szCs w:val="24"/>
          </w:rPr>
          <w:delText xml:space="preserve"> </w:delText>
        </w:r>
        <w:r w:rsidR="008B7F27" w:rsidDel="00EF55CB">
          <w:rPr>
            <w:szCs w:val="24"/>
          </w:rPr>
          <w:delText>assumptions from researchers</w:delText>
        </w:r>
        <w:r w:rsidR="00AD2081" w:rsidDel="00EF55CB">
          <w:rPr>
            <w:szCs w:val="24"/>
          </w:rPr>
          <w:delText xml:space="preserve"> which might color the experience of participants</w:delText>
        </w:r>
      </w:del>
      <w:r w:rsidR="00AD2081">
        <w:rPr>
          <w:szCs w:val="24"/>
        </w:rPr>
        <w:t xml:space="preserve">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27C7AC69" w:rsidR="00AE5781" w:rsidRDefault="004E6FCA" w:rsidP="002919B5">
      <w:pPr>
        <w:spacing w:after="0" w:line="480" w:lineRule="auto"/>
        <w:ind w:left="0" w:firstLine="720"/>
        <w:rPr>
          <w:szCs w:val="24"/>
        </w:rPr>
      </w:pPr>
      <w:r>
        <w:rPr>
          <w:szCs w:val="24"/>
        </w:rPr>
        <w:t>EMA</w:t>
      </w:r>
      <w:r w:rsidRPr="004E6FCA">
        <w:rPr>
          <w:szCs w:val="24"/>
        </w:rPr>
        <w:t xml:space="preserve"> studies</w:t>
      </w:r>
      <w:ins w:id="159" w:author="Billy Mitchell [2]" w:date="2023-11-07T21:10:00Z">
        <w:r w:rsidR="00EF55CB">
          <w:rPr>
            <w:szCs w:val="24"/>
          </w:rPr>
          <w:t xml:space="preserve"> - another common means of studying emotion regulation - </w:t>
        </w:r>
      </w:ins>
      <w:del w:id="160" w:author="Billy Mitchell [2]" w:date="2023-11-07T21:10:00Z">
        <w:r w:rsidRPr="004E6FCA" w:rsidDel="00EF55CB">
          <w:rPr>
            <w:szCs w:val="24"/>
          </w:rPr>
          <w:delText xml:space="preserve"> </w:delText>
        </w:r>
      </w:del>
      <w:r w:rsidRPr="004E6FCA">
        <w:rPr>
          <w:szCs w:val="24"/>
        </w:rPr>
        <w:t xml:space="preserve">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underappreciated deviations in </w:t>
      </w:r>
      <w:r w:rsidR="004649E5">
        <w:rPr>
          <w:szCs w:val="24"/>
        </w:rPr>
        <w:lastRenderedPageBreak/>
        <w:t xml:space="preserve">regulatory behaviors from how untrained counterparts might </w:t>
      </w:r>
      <w:r w:rsidR="00E07969">
        <w:rPr>
          <w:szCs w:val="24"/>
        </w:rPr>
        <w:t>respond in the same situation</w:t>
      </w:r>
      <w:r w:rsidR="004649E5">
        <w:rPr>
          <w:szCs w:val="24"/>
        </w:rPr>
        <w:t xml:space="preserve">. </w:t>
      </w:r>
      <w:ins w:id="161" w:author="Billy Mitchell [2]" w:date="2023-11-07T21:11:00Z">
        <w:r w:rsidR="00EF55CB">
          <w:rPr>
            <w:szCs w:val="24"/>
          </w:rPr>
          <w:t>R</w:t>
        </w:r>
      </w:ins>
      <w:del w:id="162" w:author="Billy Mitchell [2]" w:date="2023-11-07T21:11:00Z">
        <w:r w:rsidR="00952E8D" w:rsidDel="00EF55CB">
          <w:rPr>
            <w:szCs w:val="24"/>
          </w:rPr>
          <w:delText>Correspondingly</w:delText>
        </w:r>
        <w:r w:rsidRPr="004E6FCA" w:rsidDel="00EF55CB">
          <w:rPr>
            <w:szCs w:val="24"/>
          </w:rPr>
          <w:delText>, r</w:delText>
        </w:r>
      </w:del>
      <w:r w:rsidRPr="004E6FCA">
        <w:rPr>
          <w:szCs w:val="24"/>
        </w:rPr>
        <w:t xml:space="preserve">esearch designs that incorporate more features of </w:t>
      </w:r>
      <w:del w:id="163" w:author="Billy Mitchell [2]" w:date="2023-11-07T21:11:00Z">
        <w:r w:rsidRPr="004E6FCA" w:rsidDel="00EF55CB">
          <w:rPr>
            <w:szCs w:val="24"/>
          </w:rPr>
          <w:delText>real-world</w:delText>
        </w:r>
      </w:del>
      <w:ins w:id="164" w:author="Billy Mitchell [2]" w:date="2023-11-07T21:11:00Z">
        <w:r w:rsidR="00EF55CB">
          <w:rPr>
            <w:szCs w:val="24"/>
          </w:rPr>
          <w:t>naturalistic</w:t>
        </w:r>
      </w:ins>
      <w:r w:rsidRPr="004E6FCA">
        <w:rPr>
          <w:szCs w:val="24"/>
        </w:rPr>
        <w:t xml:space="preserve">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3C28CF8B"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o our knowledge, no study has examined whether affective intensity predicts strategy usage in aversive, high-intensity, multimodal contexts using untrained participants</w:t>
      </w:r>
      <w:r w:rsidR="00D12D06">
        <w:rPr>
          <w:szCs w:val="24"/>
        </w:rPr>
        <w:t xml:space="preserve"> (i.e., individuals given no prior training in how to use or classify emotion regulation </w:t>
      </w:r>
      <w:r w:rsidR="00D12D06">
        <w:rPr>
          <w:szCs w:val="24"/>
        </w:rPr>
        <w:lastRenderedPageBreak/>
        <w:t>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ins w:id="165" w:author="Billy Mitchell [2]" w:date="2023-11-07T21:13:00Z">
        <w:r w:rsidR="00B42FE6">
          <w:rPr>
            <w:szCs w:val="24"/>
          </w:rPr>
          <w:t>)</w:t>
        </w:r>
      </w:ins>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y which emotionally-relevant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4043E9A1" w:rsidR="00DA5661" w:rsidRDefault="004E6FCA" w:rsidP="006D4590">
      <w:pPr>
        <w:spacing w:after="0" w:line="480" w:lineRule="auto"/>
        <w:ind w:left="0" w:firstLine="720"/>
        <w:rPr>
          <w:b/>
          <w:szCs w:val="24"/>
        </w:rPr>
      </w:pPr>
      <w:r w:rsidRPr="004E6FCA">
        <w:rPr>
          <w:szCs w:val="24"/>
        </w:rPr>
        <w:t>Because of the near ubiquitous comparison</w:t>
      </w:r>
      <w:ins w:id="166" w:author="Billy Mitchell [2]" w:date="2023-11-07T21:15:00Z">
        <w:r w:rsidR="00B42FE6">
          <w:rPr>
            <w:szCs w:val="24"/>
          </w:rPr>
          <w:t xml:space="preserve">s made in the selection of </w:t>
        </w:r>
      </w:ins>
      <w:del w:id="167" w:author="Billy Mitchell [2]" w:date="2023-11-07T21:15:00Z">
        <w:r w:rsidRPr="004E6FCA" w:rsidDel="00B42FE6">
          <w:rPr>
            <w:szCs w:val="24"/>
          </w:rPr>
          <w:delText xml:space="preserve"> between </w:delText>
        </w:r>
      </w:del>
      <w:r w:rsidRPr="004E6FCA">
        <w:rPr>
          <w:szCs w:val="24"/>
        </w:rPr>
        <w:t xml:space="preserve">reappraisal and distraction </w:t>
      </w:r>
      <w:del w:id="168" w:author="Billy Mitchell [2]" w:date="2023-11-07T21:15:00Z">
        <w:r w:rsidRPr="004E6FCA" w:rsidDel="00B42FE6">
          <w:rPr>
            <w:szCs w:val="24"/>
          </w:rPr>
          <w:delText xml:space="preserve">selection </w:delText>
        </w:r>
      </w:del>
      <w:r w:rsidRPr="004E6FCA">
        <w:rPr>
          <w:szCs w:val="24"/>
        </w:rPr>
        <w:t>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experience.</w:t>
      </w:r>
      <w:ins w:id="169" w:author="Billy Mitchell [2]" w:date="2023-11-07T21:16:00Z">
        <w:r w:rsidR="00B42FE6">
          <w:rPr>
            <w:szCs w:val="24"/>
          </w:rPr>
          <w:t xml:space="preserve"> </w:t>
        </w:r>
      </w:ins>
      <w:ins w:id="170" w:author="Billy Mitchell [2]" w:date="2023-11-07T21:18:00Z">
        <w:r w:rsidR="00B42FE6">
          <w:rPr>
            <w:szCs w:val="24"/>
          </w:rPr>
          <w:t>Additionally, w</w:t>
        </w:r>
      </w:ins>
      <w:ins w:id="171" w:author="Billy Mitchell [2]" w:date="2023-11-07T21:16:00Z">
        <w:r w:rsidR="00B42FE6">
          <w:rPr>
            <w:szCs w:val="24"/>
          </w:rPr>
          <w:t xml:space="preserve">e anticipated that </w:t>
        </w:r>
      </w:ins>
      <w:ins w:id="172" w:author="Billy Mitchell [2]" w:date="2023-11-07T21:18:00Z">
        <w:r w:rsidR="00B42FE6">
          <w:rPr>
            <w:szCs w:val="24"/>
          </w:rPr>
          <w:t>participants experiencing high</w:t>
        </w:r>
      </w:ins>
      <w:ins w:id="173" w:author="Billy Mitchell [2]" w:date="2023-11-07T21:16:00Z">
        <w:r w:rsidR="00B42FE6">
          <w:rPr>
            <w:szCs w:val="24"/>
          </w:rPr>
          <w:t xml:space="preserve"> cognitive load </w:t>
        </w:r>
      </w:ins>
      <w:proofErr w:type="gramStart"/>
      <w:ins w:id="174" w:author="Billy Mitchell [2]" w:date="2023-11-07T21:17:00Z">
        <w:r w:rsidR="00B42FE6">
          <w:rPr>
            <w:szCs w:val="24"/>
          </w:rPr>
          <w:t>as a result of</w:t>
        </w:r>
        <w:proofErr w:type="gramEnd"/>
        <w:r w:rsidR="00B42FE6">
          <w:rPr>
            <w:szCs w:val="24"/>
          </w:rPr>
          <w:t xml:space="preserve"> exp</w:t>
        </w:r>
      </w:ins>
      <w:ins w:id="175" w:author="Billy Mitchell [2]" w:date="2023-11-07T21:19:00Z">
        <w:r w:rsidR="00B42FE6">
          <w:rPr>
            <w:szCs w:val="24"/>
          </w:rPr>
          <w:t>osure</w:t>
        </w:r>
      </w:ins>
      <w:ins w:id="176" w:author="Billy Mitchell [2]" w:date="2023-11-07T21:17:00Z">
        <w:r w:rsidR="00B42FE6">
          <w:rPr>
            <w:szCs w:val="24"/>
          </w:rPr>
          <w:t xml:space="preserve"> would </w:t>
        </w:r>
      </w:ins>
      <w:ins w:id="177" w:author="Billy Mitchell [2]" w:date="2023-11-07T21:18:00Z">
        <w:r w:rsidR="00B42FE6">
          <w:rPr>
            <w:szCs w:val="24"/>
          </w:rPr>
          <w:t>more often use distraction</w:t>
        </w:r>
      </w:ins>
      <w:ins w:id="178" w:author="Billy Mitchell [2]" w:date="2023-11-07T21:19:00Z">
        <w:r w:rsidR="00B42FE6">
          <w:rPr>
            <w:szCs w:val="24"/>
          </w:rPr>
          <w:t>, in line with the ER selection, optimization, and compensation hypothesis</w:t>
        </w:r>
      </w:ins>
      <w:ins w:id="179" w:author="Billy Mitchell [2]" w:date="2023-11-07T21:18:00Z">
        <w:r w:rsidR="00B42FE6">
          <w:rPr>
            <w:szCs w:val="24"/>
          </w:rPr>
          <w:t>.</w:t>
        </w:r>
      </w:ins>
      <w:r w:rsidRPr="004E6FCA">
        <w:rPr>
          <w:szCs w:val="24"/>
        </w:rPr>
        <w:t xml:space="preserve"> </w:t>
      </w:r>
      <w:r w:rsidR="007B651D">
        <w:rPr>
          <w:szCs w:val="24"/>
        </w:rPr>
        <w:t xml:space="preserve">Surprisingly, we did not find </w:t>
      </w:r>
      <w:del w:id="180" w:author="Billy Mitchell [2]" w:date="2023-11-07T21:20:00Z">
        <w:r w:rsidR="007B651D" w:rsidDel="00B42FE6">
          <w:rPr>
            <w:szCs w:val="24"/>
          </w:rPr>
          <w:delText>an association between</w:delText>
        </w:r>
      </w:del>
      <w:ins w:id="181" w:author="Billy Mitchell [2]" w:date="2023-11-07T21:20:00Z">
        <w:r w:rsidR="00B42FE6">
          <w:rPr>
            <w:szCs w:val="24"/>
          </w:rPr>
          <w:t xml:space="preserve">that intensity or </w:t>
        </w:r>
        <w:r w:rsidR="00B42FE6">
          <w:rPr>
            <w:szCs w:val="24"/>
          </w:rPr>
          <w:lastRenderedPageBreak/>
          <w:t xml:space="preserve">cognitive load predicted </w:t>
        </w:r>
      </w:ins>
      <w:del w:id="182" w:author="Billy Mitchell [2]" w:date="2023-11-07T21:20:00Z">
        <w:r w:rsidR="007B651D" w:rsidDel="00B42FE6">
          <w:rPr>
            <w:szCs w:val="24"/>
          </w:rPr>
          <w:delText xml:space="preserve"> intensity and </w:delText>
        </w:r>
      </w:del>
      <w:r w:rsidR="007B651D">
        <w:rPr>
          <w:szCs w:val="24"/>
        </w:rPr>
        <w:t>strategy usage.</w:t>
      </w:r>
      <w:ins w:id="183" w:author="Billy Mitchell [2]" w:date="2023-11-07T21:20:00Z">
        <w:r w:rsidR="00B42FE6">
          <w:rPr>
            <w:szCs w:val="24"/>
          </w:rPr>
          <w:t xml:space="preserve"> </w:t>
        </w:r>
      </w:ins>
      <w:ins w:id="184" w:author="Billy Mitchell [2]" w:date="2023-11-07T21:24:00Z">
        <w:r w:rsidR="00CB54A4">
          <w:rPr>
            <w:szCs w:val="24"/>
          </w:rPr>
          <w:t>T</w:t>
        </w:r>
      </w:ins>
      <w:ins w:id="185" w:author="Billy Mitchell [2]" w:date="2023-11-07T21:23:00Z">
        <w:r w:rsidR="00CB54A4">
          <w:rPr>
            <w:szCs w:val="24"/>
          </w:rPr>
          <w:t xml:space="preserve">o minimize </w:t>
        </w:r>
      </w:ins>
      <w:ins w:id="186" w:author="Billy Mitchell [2]" w:date="2023-11-07T21:24:00Z">
        <w:r w:rsidR="00CB54A4">
          <w:rPr>
            <w:szCs w:val="24"/>
          </w:rPr>
          <w:t>bias, w</w:t>
        </w:r>
      </w:ins>
      <w:ins w:id="187" w:author="Billy Mitchell [2]" w:date="2023-11-07T21:22:00Z">
        <w:r w:rsidR="00CB54A4">
          <w:rPr>
            <w:szCs w:val="24"/>
          </w:rPr>
          <w:t>e then used a</w:t>
        </w:r>
      </w:ins>
      <w:ins w:id="188" w:author="Billy Mitchell [2]" w:date="2023-11-07T21:20:00Z">
        <w:r w:rsidR="00B42FE6">
          <w:rPr>
            <w:szCs w:val="24"/>
          </w:rPr>
          <w:t xml:space="preserve"> multiverse approach</w:t>
        </w:r>
      </w:ins>
      <w:ins w:id="189" w:author="Billy Mitchell [2]" w:date="2023-11-07T21:24:00Z">
        <w:r w:rsidR="00CB54A4">
          <w:rPr>
            <w:szCs w:val="24"/>
          </w:rPr>
          <w:t>, s</w:t>
        </w:r>
      </w:ins>
      <w:ins w:id="190" w:author="Billy Mitchell [2]" w:date="2023-11-07T21:21:00Z">
        <w:r w:rsidR="00B42FE6">
          <w:rPr>
            <w:szCs w:val="24"/>
          </w:rPr>
          <w:t>ystematically expand</w:t>
        </w:r>
      </w:ins>
      <w:ins w:id="191" w:author="Billy Mitchell [2]" w:date="2023-11-07T21:24:00Z">
        <w:r w:rsidR="00CB54A4">
          <w:rPr>
            <w:szCs w:val="24"/>
          </w:rPr>
          <w:t>ing</w:t>
        </w:r>
      </w:ins>
      <w:ins w:id="192" w:author="Billy Mitchell [2]" w:date="2023-11-07T21:21:00Z">
        <w:r w:rsidR="00B42FE6">
          <w:rPr>
            <w:szCs w:val="24"/>
          </w:rPr>
          <w:t xml:space="preserve"> </w:t>
        </w:r>
      </w:ins>
      <w:ins w:id="193" w:author="Billy Mitchell [2]" w:date="2023-11-07T21:22:00Z">
        <w:r w:rsidR="00CB54A4">
          <w:rPr>
            <w:szCs w:val="24"/>
          </w:rPr>
          <w:t>or</w:t>
        </w:r>
      </w:ins>
      <w:ins w:id="194" w:author="Billy Mitchell [2]" w:date="2023-11-07T21:21:00Z">
        <w:r w:rsidR="00B42FE6">
          <w:rPr>
            <w:szCs w:val="24"/>
          </w:rPr>
          <w:t xml:space="preserve"> constrai</w:t>
        </w:r>
      </w:ins>
      <w:ins w:id="195" w:author="Billy Mitchell [2]" w:date="2023-11-07T21:24:00Z">
        <w:r w:rsidR="00CB54A4">
          <w:rPr>
            <w:szCs w:val="24"/>
          </w:rPr>
          <w:t>ning</w:t>
        </w:r>
      </w:ins>
      <w:ins w:id="196" w:author="Billy Mitchell [2]" w:date="2023-11-07T21:21:00Z">
        <w:r w:rsidR="00B42FE6">
          <w:rPr>
            <w:szCs w:val="24"/>
          </w:rPr>
          <w:t xml:space="preserve"> </w:t>
        </w:r>
      </w:ins>
      <w:ins w:id="197" w:author="Billy Mitchell [2]" w:date="2023-11-07T21:23:00Z">
        <w:r w:rsidR="00CB54A4">
          <w:rPr>
            <w:szCs w:val="24"/>
          </w:rPr>
          <w:t>our data inclusion criteria</w:t>
        </w:r>
      </w:ins>
      <w:ins w:id="198" w:author="Billy Mitchell [2]" w:date="2023-11-07T21:25:00Z">
        <w:r w:rsidR="00CB54A4">
          <w:rPr>
            <w:szCs w:val="24"/>
          </w:rPr>
          <w:t xml:space="preserve"> and adjusting for important covariates such as </w:t>
        </w:r>
        <w:r w:rsidR="00CB54A4" w:rsidRPr="004E6FCA">
          <w:rPr>
            <w:szCs w:val="24"/>
          </w:rPr>
          <w:t>regulation tendencies and emotional goals</w:t>
        </w:r>
      </w:ins>
      <w:ins w:id="199" w:author="Billy Mitchell [2]" w:date="2023-11-07T21:24:00Z">
        <w:r w:rsidR="00CB54A4">
          <w:rPr>
            <w:szCs w:val="24"/>
          </w:rPr>
          <w:t xml:space="preserve">, in an effort </w:t>
        </w:r>
      </w:ins>
      <w:ins w:id="200" w:author="Billy Mitchell [2]" w:date="2023-11-07T21:25:00Z">
        <w:r w:rsidR="00CB54A4">
          <w:rPr>
            <w:szCs w:val="24"/>
          </w:rPr>
          <w:t>to identify conditions in which the relationship between affect</w:t>
        </w:r>
      </w:ins>
      <w:ins w:id="201" w:author="Billy Mitchell [2]" w:date="2023-11-07T21:26:00Z">
        <w:r w:rsidR="00CB54A4">
          <w:rPr>
            <w:szCs w:val="24"/>
          </w:rPr>
          <w:t>ive intensity and strategy usage might emerge as statistically significant</w:t>
        </w:r>
      </w:ins>
      <w:del w:id="202" w:author="Billy Mitchell [2]" w:date="2023-11-07T21:26:00Z">
        <w:r w:rsidR="007B651D" w:rsidDel="00CB54A4">
          <w:rPr>
            <w:szCs w:val="24"/>
          </w:rPr>
          <w:delText xml:space="preserve"> </w:delText>
        </w:r>
        <w:r w:rsidR="007B651D" w:rsidRPr="004E6FCA" w:rsidDel="00CB54A4">
          <w:rPr>
            <w:szCs w:val="24"/>
          </w:rPr>
          <w:delText xml:space="preserve">Important covariates including </w:delText>
        </w:r>
      </w:del>
      <w:del w:id="203" w:author="Billy Mitchell [2]" w:date="2023-11-07T21:19:00Z">
        <w:r w:rsidR="007B651D" w:rsidRPr="004E6FCA" w:rsidDel="00B42FE6">
          <w:rPr>
            <w:szCs w:val="24"/>
          </w:rPr>
          <w:delText xml:space="preserve">cognitive resources, </w:delText>
        </w:r>
      </w:del>
      <w:del w:id="204" w:author="Billy Mitchell [2]" w:date="2023-11-07T21:25:00Z">
        <w:r w:rsidR="007B651D" w:rsidRPr="004E6FCA" w:rsidDel="00CB54A4">
          <w:rPr>
            <w:szCs w:val="24"/>
          </w:rPr>
          <w:delText xml:space="preserve">regulation tendencies, and emotional goals </w:delText>
        </w:r>
      </w:del>
      <w:del w:id="205" w:author="Billy Mitchell [2]" w:date="2023-11-07T21:26:00Z">
        <w:r w:rsidR="007B651D" w:rsidRPr="004E6FCA" w:rsidDel="00CB54A4">
          <w:rPr>
            <w:szCs w:val="24"/>
          </w:rPr>
          <w:delText xml:space="preserve">were captured and adjusted for </w:delText>
        </w:r>
        <w:r w:rsidR="007B651D" w:rsidDel="00CB54A4">
          <w:rPr>
            <w:szCs w:val="24"/>
          </w:rPr>
          <w:delText>in these</w:delText>
        </w:r>
        <w:r w:rsidR="007B651D" w:rsidRPr="004E6FCA" w:rsidDel="00CB54A4">
          <w:rPr>
            <w:szCs w:val="24"/>
          </w:rPr>
          <w:delText xml:space="preserve"> statistical models</w:delText>
        </w:r>
        <w:r w:rsidR="007B651D" w:rsidDel="00CB54A4">
          <w:rPr>
            <w:szCs w:val="24"/>
          </w:rPr>
          <w:delText>, but still failed to generate significant associations</w:delText>
        </w:r>
      </w:del>
      <w:r w:rsidR="007B651D" w:rsidRPr="004E6FCA">
        <w:rPr>
          <w:szCs w:val="24"/>
        </w:rPr>
        <w:t>.</w:t>
      </w:r>
      <w:ins w:id="206" w:author="Billy Mitchell [2]" w:date="2023-11-07T21:26:00Z">
        <w:r w:rsidR="00CB54A4">
          <w:rPr>
            <w:szCs w:val="24"/>
          </w:rPr>
          <w:t xml:space="preserve"> We again failed to find an</w:t>
        </w:r>
      </w:ins>
      <w:ins w:id="207" w:author="Billy Mitchell [2]" w:date="2023-11-07T21:27:00Z">
        <w:r w:rsidR="00CB54A4">
          <w:rPr>
            <w:szCs w:val="24"/>
          </w:rPr>
          <w:t xml:space="preserve"> association.</w:t>
        </w:r>
      </w:ins>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w:t>
      </w:r>
      <w:del w:id="208" w:author="Billy Mitchell [2]" w:date="2023-11-07T21:28:00Z">
        <w:r w:rsidRPr="004E6FCA" w:rsidDel="00CB54A4">
          <w:rPr>
            <w:szCs w:val="24"/>
          </w:rPr>
          <w:delText xml:space="preserve">select </w:delText>
        </w:r>
      </w:del>
      <w:ins w:id="209" w:author="Billy Mitchell [2]" w:date="2023-11-07T21:28:00Z">
        <w:r w:rsidR="00CB54A4">
          <w:rPr>
            <w:szCs w:val="24"/>
          </w:rPr>
          <w:t>forecast selecting</w:t>
        </w:r>
        <w:r w:rsidR="00CB54A4" w:rsidRPr="004E6FCA">
          <w:rPr>
            <w:szCs w:val="24"/>
          </w:rPr>
          <w:t xml:space="preserve"> </w:t>
        </w:r>
      </w:ins>
      <w:r w:rsidRPr="004E6FCA">
        <w:rPr>
          <w:szCs w:val="24"/>
        </w:rPr>
        <w:t xml:space="preserve">distraction in response to high intensity events and reappraisal in response to low intensity events. </w:t>
      </w:r>
      <w:r w:rsidR="002013C5">
        <w:rPr>
          <w:szCs w:val="24"/>
        </w:rPr>
        <w:t>We did observe the canonical association between emotional intensity and regulatory strategy selection with this design</w:t>
      </w:r>
      <w:ins w:id="210" w:author="Billy Mitchell [2]" w:date="2023-11-07T21:28:00Z">
        <w:r w:rsidR="00CB54A4">
          <w:rPr>
            <w:szCs w:val="24"/>
          </w:rPr>
          <w:t>, however, the degree to which forecasting and experiencing</w:t>
        </w:r>
      </w:ins>
      <w:ins w:id="211" w:author="Billy Mitchell [2]" w:date="2023-11-07T21:29:00Z">
        <w:r w:rsidR="00CB54A4">
          <w:rPr>
            <w:szCs w:val="24"/>
          </w:rPr>
          <w:t xml:space="preserve"> emotion regulati</w:t>
        </w:r>
      </w:ins>
      <w:ins w:id="212" w:author="Billy Mitchell [2]" w:date="2023-11-07T21:30:00Z">
        <w:r w:rsidR="00CB54A4">
          <w:rPr>
            <w:szCs w:val="24"/>
          </w:rPr>
          <w:t>on</w:t>
        </w:r>
      </w:ins>
      <w:ins w:id="213" w:author="Billy Mitchell [2]" w:date="2023-11-07T21:28:00Z">
        <w:r w:rsidR="00CB54A4">
          <w:rPr>
            <w:szCs w:val="24"/>
          </w:rPr>
          <w:t xml:space="preserve"> are comparable remained a </w:t>
        </w:r>
      </w:ins>
      <w:ins w:id="214" w:author="Billy Mitchell [2]" w:date="2023-11-07T21:29:00Z">
        <w:r w:rsidR="00CB54A4">
          <w:rPr>
            <w:szCs w:val="24"/>
          </w:rPr>
          <w:t>question</w:t>
        </w:r>
      </w:ins>
      <w:r w:rsidR="002013C5">
        <w:rPr>
          <w:szCs w:val="24"/>
        </w:rPr>
        <w:t>.</w:t>
      </w:r>
      <w:ins w:id="215" w:author="Billy Mitchell [2]" w:date="2023-11-07T21:29:00Z">
        <w:r w:rsidR="00CB54A4">
          <w:rPr>
            <w:szCs w:val="24"/>
          </w:rPr>
          <w:t xml:space="preserve"> Study 3 </w:t>
        </w:r>
      </w:ins>
      <w:ins w:id="216" w:author="Billy Mitchell [2]" w:date="2023-11-07T21:30:00Z">
        <w:r w:rsidR="00CB54A4">
          <w:rPr>
            <w:szCs w:val="24"/>
          </w:rPr>
          <w:t xml:space="preserve">tasked untrained participants with watching </w:t>
        </w:r>
      </w:ins>
      <w:ins w:id="217" w:author="Billy Mitchell [2]" w:date="2023-11-07T21:31:00Z">
        <w:r w:rsidR="00CB54A4">
          <w:rPr>
            <w:szCs w:val="24"/>
          </w:rPr>
          <w:t>videos of varying negative intensity and</w:t>
        </w:r>
      </w:ins>
      <w:ins w:id="218" w:author="Billy Mitchell [2]" w:date="2023-11-07T21:33:00Z">
        <w:r w:rsidR="00DF0574">
          <w:rPr>
            <w:szCs w:val="24"/>
          </w:rPr>
          <w:t xml:space="preserve"> subsequently</w:t>
        </w:r>
      </w:ins>
      <w:ins w:id="219" w:author="Billy Mitchell [2]" w:date="2023-11-07T21:31:00Z">
        <w:r w:rsidR="00CB54A4">
          <w:rPr>
            <w:szCs w:val="24"/>
          </w:rPr>
          <w:t xml:space="preserve"> either </w:t>
        </w:r>
      </w:ins>
      <w:ins w:id="220" w:author="Billy Mitchell [2]" w:date="2023-11-07T21:32:00Z">
        <w:r w:rsidR="00CB54A4">
          <w:rPr>
            <w:szCs w:val="24"/>
          </w:rPr>
          <w:t xml:space="preserve">reporting the regulatory strategies that they </w:t>
        </w:r>
        <w:r w:rsidR="00DF0574">
          <w:rPr>
            <w:szCs w:val="24"/>
          </w:rPr>
          <w:t>used (experienc</w:t>
        </w:r>
      </w:ins>
      <w:ins w:id="221" w:author="Billy Mitchell [2]" w:date="2023-11-07T21:33:00Z">
        <w:r w:rsidR="00DF0574">
          <w:rPr>
            <w:szCs w:val="24"/>
          </w:rPr>
          <w:t>ing</w:t>
        </w:r>
      </w:ins>
      <w:ins w:id="222" w:author="Billy Mitchell [2]" w:date="2023-11-07T21:32:00Z">
        <w:r w:rsidR="00DF0574">
          <w:rPr>
            <w:szCs w:val="24"/>
          </w:rPr>
          <w:t xml:space="preserve">) or the strategies that they predict </w:t>
        </w:r>
      </w:ins>
      <w:ins w:id="223" w:author="Billy Mitchell [2]" w:date="2023-11-07T21:33:00Z">
        <w:r w:rsidR="00DF0574">
          <w:rPr>
            <w:szCs w:val="24"/>
          </w:rPr>
          <w:t>might be used (forecasting)</w:t>
        </w:r>
      </w:ins>
      <w:ins w:id="224" w:author="Billy Mitchell [2]" w:date="2023-11-07T21:34:00Z">
        <w:r w:rsidR="00DF0574">
          <w:rPr>
            <w:szCs w:val="24"/>
          </w:rPr>
          <w:t xml:space="preserve"> to downregulate their negative emotions. </w:t>
        </w:r>
      </w:ins>
      <w:ins w:id="225" w:author="Billy Mitchell [2]" w:date="2023-11-07T21:55:00Z">
        <w:r w:rsidR="00795CB8">
          <w:rPr>
            <w:szCs w:val="24"/>
          </w:rPr>
          <w:t xml:space="preserve">For both forecasters and experiencers, increasing self-reported affective intensity predicted a greater likelihood of using distraction. However, </w:t>
        </w:r>
      </w:ins>
      <w:ins w:id="226" w:author="Billy Mitchell [2]" w:date="2023-11-07T21:57:00Z">
        <w:r w:rsidR="00795CB8">
          <w:rPr>
            <w:szCs w:val="24"/>
          </w:rPr>
          <w:t>forecasters were less likely than regulators to use reappraisal at low intensities.</w:t>
        </w:r>
      </w:ins>
      <w:ins w:id="227" w:author="Billy Mitchell [2]" w:date="2023-11-07T21:56:00Z">
        <w:r w:rsidR="00795CB8">
          <w:rPr>
            <w:szCs w:val="24"/>
          </w:rPr>
          <w:br/>
        </w:r>
      </w:ins>
      <w:ins w:id="228" w:author="Billy Mitchell [2]" w:date="2023-11-07T21:52:00Z">
        <w:r w:rsidR="00795CB8">
          <w:rPr>
            <w:szCs w:val="24"/>
          </w:rPr>
          <w:t>Forecaster were more likely to forecast regulat</w:t>
        </w:r>
      </w:ins>
      <w:ins w:id="229" w:author="Billy Mitchell [2]" w:date="2023-11-07T21:53:00Z">
        <w:r w:rsidR="00795CB8">
          <w:rPr>
            <w:szCs w:val="24"/>
          </w:rPr>
          <w:t xml:space="preserve">ing </w:t>
        </w:r>
      </w:ins>
      <w:ins w:id="230" w:author="Billy Mitchell [2]" w:date="2023-11-07T21:57:00Z">
        <w:r w:rsidR="00795CB8">
          <w:rPr>
            <w:szCs w:val="24"/>
          </w:rPr>
          <w:t xml:space="preserve">at all </w:t>
        </w:r>
      </w:ins>
      <w:ins w:id="231" w:author="Billy Mitchell [2]" w:date="2023-11-07T21:53:00Z">
        <w:r w:rsidR="00795CB8">
          <w:rPr>
            <w:szCs w:val="24"/>
          </w:rPr>
          <w:t>than experiencers were likely to have regulated</w:t>
        </w:r>
      </w:ins>
      <w:ins w:id="232" w:author="Billy Mitchell [2]" w:date="2023-11-07T21:57:00Z">
        <w:r w:rsidR="00795CB8">
          <w:rPr>
            <w:szCs w:val="24"/>
          </w:rPr>
          <w:t xml:space="preserve"> at all</w:t>
        </w:r>
      </w:ins>
      <w:ins w:id="233" w:author="Billy Mitchell [2]" w:date="2023-11-07T21:54:00Z">
        <w:r w:rsidR="00795CB8">
          <w:rPr>
            <w:szCs w:val="24"/>
          </w:rPr>
          <w:t xml:space="preserve">. </w:t>
        </w:r>
      </w:ins>
      <w:del w:id="234" w:author="Billy Mitchell [2]" w:date="2023-11-07T21:30:00Z">
        <w:r w:rsidR="00DA5661" w:rsidDel="00CB54A4">
          <w:rPr>
            <w:b/>
            <w:szCs w:val="24"/>
          </w:rPr>
          <w:br w:type="page"/>
        </w:r>
      </w:del>
    </w:p>
    <w:p w14:paraId="497A593C" w14:textId="1845EDC6" w:rsidR="00EE6731" w:rsidRPr="00EE6731" w:rsidRDefault="00B720B2" w:rsidP="00E44513">
      <w:pPr>
        <w:spacing w:after="0" w:line="480" w:lineRule="auto"/>
        <w:ind w:left="0" w:firstLine="720"/>
        <w:rPr>
          <w:szCs w:val="24"/>
        </w:rPr>
      </w:pPr>
      <w:r w:rsidRPr="008C7178">
        <w:rPr>
          <w:b/>
          <w:szCs w:val="24"/>
        </w:rPr>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w:t>
      </w:r>
      <w:r w:rsidR="00D92083">
        <w:rPr>
          <w:szCs w:val="24"/>
        </w:rPr>
        <w:lastRenderedPageBreak/>
        <w:t>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no regulation), how effective those regulation attempts were, and </w:t>
      </w:r>
      <w:proofErr w:type="gramStart"/>
      <w:r w:rsidR="00D92083">
        <w:rPr>
          <w:szCs w:val="24"/>
        </w:rPr>
        <w:t>the means by which</w:t>
      </w:r>
      <w:proofErr w:type="gramEnd"/>
      <w:r w:rsidR="00D92083">
        <w:rPr>
          <w:szCs w:val="24"/>
        </w:rPr>
        <w:t xml:space="preserve">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 xml:space="preserve">formation theoretic approach, produced an odds ratio of OR </w:t>
      </w:r>
      <w:r>
        <w:rPr>
          <w:szCs w:val="24"/>
        </w:rPr>
        <w:lastRenderedPageBreak/>
        <w:t>= 1.83 (</w:t>
      </w:r>
      <w:r w:rsidRPr="006B0891">
        <w:rPr>
          <w:szCs w:val="24"/>
        </w:rPr>
        <w:t>95% CI = [0.65, 3.2], p = 0.079)</w:t>
      </w:r>
      <w:r>
        <w:rPr>
          <w:szCs w:val="24"/>
        </w:rPr>
        <w:t xml:space="preserve"> (</w:t>
      </w:r>
      <w:r>
        <w:rPr>
          <w:i/>
          <w:szCs w:val="24"/>
        </w:rPr>
        <w:t>See</w:t>
      </w:r>
      <w:r>
        <w:rPr>
          <w:szCs w:val="24"/>
        </w:rPr>
        <w:t xml:space="preserve"> </w:t>
      </w:r>
      <w:r>
        <w:rPr>
          <w:b/>
          <w:szCs w:val="24"/>
        </w:rPr>
        <w:t xml:space="preserve">Supplementary Materials </w:t>
      </w:r>
      <w:r>
        <w:rPr>
          <w:szCs w:val="24"/>
        </w:rPr>
        <w:t>for more pilot design and analyses details)</w:t>
      </w:r>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r w:rsidRPr="00957D51">
        <w:rPr>
          <w:i/>
          <w:szCs w:val="24"/>
        </w:rPr>
        <w:t>Pr</w:t>
      </w:r>
      <w:proofErr w:type="spell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attraction</w:t>
      </w:r>
      <w:r w:rsidR="00EB0294">
        <w:rPr>
          <w:szCs w:val="24"/>
        </w:rPr>
        <w:t xml:space="preserve"> </w:t>
      </w:r>
      <w:r w:rsidR="00EB0294">
        <w:t xml:space="preserve"> (</w:t>
      </w:r>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had normal or corrected-to-normal vision, were not pregnant, had no history of seizures, cardiovascular issues, or neurological disorders, could comfortably walk for at least one hour, and had not been to this 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w:t>
      </w:r>
      <w:r w:rsidR="00C1208F">
        <w:rPr>
          <w:szCs w:val="24"/>
        </w:rPr>
        <w:lastRenderedPageBreak/>
        <w:t>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67456" behindDoc="0" locked="0" layoutInCell="1" allowOverlap="1" wp14:anchorId="4A7C07EB" wp14:editId="0A54080C">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67456;mso-position-horizontal-relative:margin;mso-width-relative:margin;mso-height-relative:margin" coordorigin="3153" coordsize="60848,26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w:t>
      </w:r>
      <w:r w:rsidR="00F63EDD">
        <w:rPr>
          <w:szCs w:val="24"/>
        </w:rPr>
        <w:lastRenderedPageBreak/>
        <w:t xml:space="preserve">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w:t>
      </w:r>
      <w:r w:rsidR="00225BAC">
        <w:rPr>
          <w:szCs w:val="24"/>
        </w:rPr>
        <w:lastRenderedPageBreak/>
        <w: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s part of a concurrently-r</w:t>
      </w:r>
      <w:r w:rsidR="006A4EDC">
        <w:rPr>
          <w:szCs w:val="24"/>
        </w:rPr>
        <w:t>u</w:t>
      </w:r>
      <w:r w:rsidR="009B0A20">
        <w:rPr>
          <w:szCs w:val="24"/>
        </w:rPr>
        <w:t>n</w:t>
      </w:r>
      <w:r w:rsidR="002C6443">
        <w:rPr>
          <w:szCs w:val="24"/>
        </w:rPr>
        <w:t xml:space="preserve"> memory experiment, s</w:t>
      </w:r>
      <w:r w:rsidR="00F01730">
        <w:rPr>
          <w:szCs w:val="24"/>
        </w:rPr>
        <w:t>ome participants</w:t>
      </w:r>
      <w:r w:rsidR="00A726A1">
        <w:rPr>
          <w:szCs w:val="24"/>
        </w:rPr>
        <w:t xml:space="preserve"> (n =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r w:rsidR="00790C62" w:rsidRPr="00790C62">
        <w:rPr>
          <w:i/>
          <w:iCs/>
          <w:szCs w:val="24"/>
        </w:rPr>
        <w:t>F</w:t>
      </w:r>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00AB2C14"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w:t>
      </w:r>
      <w:r w:rsidR="00E206EE">
        <w:rPr>
          <w:szCs w:val="24"/>
        </w:rPr>
        <w:lastRenderedPageBreak/>
        <w:t>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P</w:t>
      </w:r>
      <w:r w:rsidRPr="008C7178">
        <w:rPr>
          <w:szCs w:val="24"/>
        </w:rPr>
        <w:t>articipants described the events, noted which emotions they felt</w:t>
      </w:r>
      <w:r w:rsidR="00E40F37">
        <w:rPr>
          <w:szCs w:val="24"/>
        </w:rPr>
        <w:t xml:space="preserve"> via free response</w:t>
      </w:r>
      <w:r w:rsidRPr="008C7178">
        <w:rPr>
          <w:szCs w:val="24"/>
        </w:rPr>
        <w:t>, how intense those emotions were</w:t>
      </w:r>
      <w:r w:rsidR="00E40F37">
        <w:rPr>
          <w:szCs w:val="24"/>
        </w:rPr>
        <w:t xml:space="preserve"> on a</w:t>
      </w:r>
      <w:r w:rsidR="000967D7">
        <w:rPr>
          <w:szCs w:val="24"/>
        </w:rPr>
        <w:t xml:space="preserve"> 5</w:t>
      </w:r>
      <w:r w:rsidR="00E40F37">
        <w:rPr>
          <w:szCs w:val="24"/>
        </w:rPr>
        <w:t>-point Likert scale</w:t>
      </w:r>
      <w:r w:rsidRPr="008C7178">
        <w:rPr>
          <w:szCs w:val="24"/>
        </w:rPr>
        <w:t>, and described how they tried to regulate those emotions,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Following completion of immediate post-exposure measures, participants 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lastRenderedPageBreak/>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44AAEC18" w:rsidR="00EA7DB5" w:rsidRPr="00EA7DB5" w:rsidRDefault="00F52285" w:rsidP="000967D7">
      <w:pPr>
        <w:spacing w:after="0" w:line="480" w:lineRule="auto"/>
        <w:ind w:left="0" w:firstLine="720"/>
        <w:rPr>
          <w:szCs w:val="24"/>
        </w:rPr>
      </w:pPr>
      <w:r>
        <w:rPr>
          <w:szCs w:val="24"/>
        </w:rPr>
        <w:t xml:space="preserve">This approach revealed that distraction and reappraisal were by far the </w:t>
      </w:r>
      <w:proofErr w:type="gramStart"/>
      <w:r>
        <w:rPr>
          <w:szCs w:val="24"/>
        </w:rPr>
        <w:t>most commonly used</w:t>
      </w:r>
      <w:proofErr w:type="gramEnd"/>
      <w:r>
        <w:rPr>
          <w:szCs w:val="24"/>
        </w:rPr>
        <w:t xml:space="preserve">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 xml:space="preserve">self-reported </w:t>
      </w:r>
      <w:ins w:id="235" w:author="Billy Mitchell [2]" w:date="2023-11-07T16:40:00Z">
        <w:r w:rsidR="00B24E27">
          <w:rPr>
            <w:szCs w:val="24"/>
          </w:rPr>
          <w:t xml:space="preserve">downregulated </w:t>
        </w:r>
      </w:ins>
      <w:r w:rsidR="00DC1D9A">
        <w:rPr>
          <w:szCs w:val="24"/>
        </w:rPr>
        <w:t>events</w:t>
      </w:r>
      <w:ins w:id="236" w:author="Billy Mitchell [2]" w:date="2023-11-07T16:39:00Z">
        <w:r w:rsidR="00B24E27">
          <w:rPr>
            <w:szCs w:val="24"/>
          </w:rPr>
          <w:t xml:space="preserve"> </w:t>
        </w:r>
      </w:ins>
      <w:ins w:id="237" w:author="Billy Mitchell [2]" w:date="2023-11-07T16:40:00Z">
        <w:r w:rsidR="00B24E27">
          <w:rPr>
            <w:szCs w:val="24"/>
          </w:rPr>
          <w:t>recorded in t</w:t>
        </w:r>
      </w:ins>
      <w:ins w:id="238" w:author="Billy Mitchell [2]" w:date="2023-11-07T16:39:00Z">
        <w:r w:rsidR="00B24E27">
          <w:rPr>
            <w:szCs w:val="24"/>
          </w:rPr>
          <w:t>he pilot</w:t>
        </w:r>
      </w:ins>
      <w:del w:id="239" w:author="Billy Mitchell [2]" w:date="2023-11-07T16:40:00Z">
        <w:r w:rsidR="00DC1D9A" w:rsidDel="00B24E27">
          <w:rPr>
            <w:szCs w:val="24"/>
          </w:rPr>
          <w:delText xml:space="preserve"> in which a participant indicated they attempted to downregulate their emotions</w:delText>
        </w:r>
      </w:del>
      <w:r w:rsidR="00DC1D9A">
        <w:rPr>
          <w:szCs w:val="24"/>
        </w:rPr>
        <w:t>, 30.7% used reappraisal and 61.5% used distraction, with the other three strategies</w:t>
      </w:r>
      <w:r w:rsidR="00081E78">
        <w:rPr>
          <w:szCs w:val="24"/>
        </w:rPr>
        <w:t xml:space="preserve"> (i.e., </w:t>
      </w:r>
      <w:r w:rsidR="00081E78">
        <w:rPr>
          <w:szCs w:val="24"/>
        </w:rPr>
        <w:lastRenderedPageBreak/>
        <w:t>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was </w:t>
      </w:r>
      <w:r w:rsidR="00E42073">
        <w:rPr>
          <w:szCs w:val="24"/>
        </w:rPr>
        <w:t xml:space="preserve">also used infrequently in Study </w:t>
      </w:r>
      <w:proofErr w:type="gramStart"/>
      <w:r w:rsidR="00E42073">
        <w:rPr>
          <w:szCs w:val="24"/>
        </w:rPr>
        <w:t xml:space="preserve">1, </w:t>
      </w:r>
      <w:r w:rsidR="00A10180">
        <w:rPr>
          <w:szCs w:val="24"/>
        </w:rPr>
        <w:t>but</w:t>
      </w:r>
      <w:proofErr w:type="gramEnd"/>
      <w:r w:rsidR="00A10180">
        <w:rPr>
          <w:szCs w:val="24"/>
        </w:rPr>
        <w:t xml:space="preserve">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proofErr w:type="gramStart"/>
      <w:r w:rsidR="00EA7DB5" w:rsidRPr="008C7178">
        <w:rPr>
          <w:szCs w:val="24"/>
        </w:rPr>
        <w:t>Raters</w:t>
      </w:r>
      <w:proofErr w:type="gramEnd"/>
      <w:r w:rsidR="00EA7DB5" w:rsidRPr="008C7178">
        <w:rPr>
          <w:szCs w:val="24"/>
        </w:rPr>
        <w:t xml:space="preserve"> were undergraduate research assistants who were trained using the same methodology described in </w:t>
      </w:r>
      <w:r w:rsidR="006117C7">
        <w:rPr>
          <w:szCs w:val="24"/>
        </w:rPr>
        <w:t xml:space="preserve">the pilot </w:t>
      </w:r>
      <w:proofErr w:type="gramStart"/>
      <w:r w:rsidR="006117C7">
        <w:rPr>
          <w:szCs w:val="24"/>
        </w:rPr>
        <w:t>study</w:t>
      </w:r>
      <w:r w:rsidR="00500583">
        <w:rPr>
          <w:szCs w:val="24"/>
        </w:rPr>
        <w:t>, but</w:t>
      </w:r>
      <w:proofErr w:type="gramEnd"/>
      <w:r w:rsidR="00500583">
        <w:rPr>
          <w:szCs w:val="24"/>
        </w:rPr>
        <w:t xml:space="preserve">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w:t>
      </w:r>
      <w:r w:rsidR="00B720B2" w:rsidRPr="008C7178">
        <w:rPr>
          <w:szCs w:val="24"/>
        </w:rPr>
        <w:lastRenderedPageBreak/>
        <w:t xml:space="preserve">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6CA64363" w:rsidR="000960FE" w:rsidRDefault="00B720B2" w:rsidP="000960FE">
      <w:pPr>
        <w:spacing w:after="0" w:line="480" w:lineRule="auto"/>
        <w:ind w:left="0" w:firstLine="720"/>
        <w:rPr>
          <w:ins w:id="240" w:author="Jennifer L." w:date="2023-11-07T23:39:00Z"/>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 xml:space="preserve">as </w:t>
      </w:r>
      <w:del w:id="241" w:author="Billy Mitchell [2]" w:date="2023-11-08T00:13:00Z">
        <w:r w:rsidR="00A10180" w:rsidDel="003E3464">
          <w:rPr>
            <w:szCs w:val="24"/>
          </w:rPr>
          <w:delText>initially</w:delText>
        </w:r>
        <w:r w:rsidRPr="008C7178" w:rsidDel="003E3464">
          <w:rPr>
            <w:szCs w:val="24"/>
          </w:rPr>
          <w:delText xml:space="preserve"> </w:delText>
        </w:r>
      </w:del>
      <w:r w:rsidRPr="008C7178">
        <w:rPr>
          <w:szCs w:val="24"/>
        </w:rPr>
        <w:t xml:space="preserve">used for </w:t>
      </w:r>
      <w:ins w:id="242" w:author="Billy Mitchell [2]" w:date="2023-11-08T00:13:00Z">
        <w:r w:rsidR="003E3464">
          <w:rPr>
            <w:szCs w:val="24"/>
          </w:rPr>
          <w:t xml:space="preserve">analyses related to </w:t>
        </w:r>
      </w:ins>
      <w:del w:id="243" w:author="Jennifer L." w:date="2023-11-07T23:40:00Z">
        <w:r w:rsidRPr="008C7178" w:rsidDel="00967F10">
          <w:rPr>
            <w:szCs w:val="24"/>
          </w:rPr>
          <w:delText xml:space="preserve">these </w:delText>
        </w:r>
      </w:del>
      <w:ins w:id="244" w:author="Jennifer L." w:date="2023-11-07T23:40:00Z">
        <w:r w:rsidR="00967F10">
          <w:rPr>
            <w:szCs w:val="24"/>
          </w:rPr>
          <w:t>our primary</w:t>
        </w:r>
        <w:r w:rsidR="00967F10" w:rsidRPr="008C7178">
          <w:rPr>
            <w:szCs w:val="24"/>
          </w:rPr>
          <w:t xml:space="preserve"> </w:t>
        </w:r>
      </w:ins>
      <w:ins w:id="245" w:author="Billy Mitchell [2]" w:date="2023-11-08T00:13:00Z">
        <w:r w:rsidR="003E3464">
          <w:rPr>
            <w:szCs w:val="24"/>
          </w:rPr>
          <w:t>hypothesis</w:t>
        </w:r>
      </w:ins>
      <w:del w:id="246" w:author="Billy Mitchell [2]" w:date="2023-11-08T00:13:00Z">
        <w:r w:rsidRPr="008C7178" w:rsidDel="003E3464">
          <w:rPr>
            <w:szCs w:val="24"/>
          </w:rPr>
          <w:delText>analyses</w:delText>
        </w:r>
      </w:del>
      <w:r w:rsidRPr="008C7178">
        <w:rPr>
          <w:szCs w:val="24"/>
        </w:rPr>
        <w:t>.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Pr="008C7178">
        <w:rPr>
          <w:szCs w:val="24"/>
        </w:rPr>
        <w:t xml:space="preserve">4 (range: 0 – 4, Likert scale). </w:t>
      </w:r>
      <w:r w:rsidRPr="000967D7">
        <w:rPr>
          <w:vertAlign w:val="superscript"/>
        </w:rPr>
        <w:t xml:space="preserve"> </w:t>
      </w:r>
    </w:p>
    <w:p w14:paraId="462E6B7F" w14:textId="40910733" w:rsidR="00967F10" w:rsidRPr="0075725E" w:rsidDel="003E3464" w:rsidRDefault="00967F10" w:rsidP="000960FE">
      <w:pPr>
        <w:spacing w:after="0" w:line="480" w:lineRule="auto"/>
        <w:ind w:left="0" w:firstLine="720"/>
        <w:rPr>
          <w:del w:id="247" w:author="Billy Mitchell [2]" w:date="2023-11-08T00:13:00Z"/>
          <w:b/>
          <w:bCs/>
          <w:rPrChange w:id="248" w:author="Billy Mitchell [2]" w:date="2023-11-08T00:31:00Z">
            <w:rPr>
              <w:del w:id="249" w:author="Billy Mitchell [2]" w:date="2023-11-08T00:13:00Z"/>
              <w:vertAlign w:val="superscript"/>
            </w:rPr>
          </w:rPrChange>
        </w:rPr>
      </w:pPr>
    </w:p>
    <w:p w14:paraId="629EEF6E" w14:textId="7A8EFE34" w:rsidR="00E5044A" w:rsidRDefault="00967F10" w:rsidP="000967D7">
      <w:pPr>
        <w:spacing w:after="0" w:line="480" w:lineRule="auto"/>
        <w:ind w:left="0" w:firstLine="720"/>
        <w:rPr>
          <w:ins w:id="250" w:author="Billy Mitchell [2]" w:date="2023-11-08T01:35:00Z"/>
          <w:bCs/>
          <w:szCs w:val="24"/>
        </w:rPr>
      </w:pPr>
      <w:ins w:id="251" w:author="Jennifer L." w:date="2023-11-07T23:41:00Z">
        <w:del w:id="252" w:author="Billy Mitchell [2]" w:date="2023-11-08T00:15:00Z">
          <w:r w:rsidRPr="0075725E" w:rsidDel="003E3464">
            <w:rPr>
              <w:b/>
              <w:szCs w:val="24"/>
            </w:rPr>
            <w:delText>Intensity predicted effort</w:delText>
          </w:r>
        </w:del>
      </w:ins>
      <w:ins w:id="253" w:author="Jennifer L." w:date="2023-11-07T23:42:00Z">
        <w:del w:id="254" w:author="Billy Mitchell [2]" w:date="2023-11-08T00:15:00Z">
          <w:r w:rsidRPr="0075725E" w:rsidDel="003E3464">
            <w:rPr>
              <w:b/>
              <w:szCs w:val="24"/>
            </w:rPr>
            <w:delText xml:space="preserve"> to regulate emotion</w:delText>
          </w:r>
        </w:del>
        <w:del w:id="255" w:author="Billy Mitchell [2]" w:date="2023-11-08T01:41:00Z">
          <w:r w:rsidRPr="0075725E" w:rsidDel="00C0787A">
            <w:rPr>
              <w:b/>
              <w:szCs w:val="24"/>
            </w:rPr>
            <w:delText>.</w:delText>
          </w:r>
          <w:r w:rsidDel="00C0787A">
            <w:rPr>
              <w:b/>
              <w:szCs w:val="24"/>
            </w:rPr>
            <w:delText xml:space="preserve"> </w:delText>
          </w:r>
        </w:del>
      </w:ins>
      <w:ins w:id="256" w:author="Billy Mitchell [2]" w:date="2023-11-08T00:14:00Z">
        <w:r w:rsidR="003E3464" w:rsidRPr="003E3464">
          <w:rPr>
            <w:bCs/>
            <w:szCs w:val="24"/>
            <w:rPrChange w:id="257" w:author="Billy Mitchell [2]" w:date="2023-11-08T00:14:00Z">
              <w:rPr>
                <w:b/>
                <w:szCs w:val="24"/>
              </w:rPr>
            </w:rPrChange>
          </w:rPr>
          <w:t>Although</w:t>
        </w:r>
        <w:r w:rsidR="003E3464">
          <w:rPr>
            <w:bCs/>
            <w:szCs w:val="24"/>
          </w:rPr>
          <w:t xml:space="preserve"> </w:t>
        </w:r>
      </w:ins>
      <w:ins w:id="258" w:author="Billy Mitchell [2]" w:date="2023-11-08T00:16:00Z">
        <w:r w:rsidR="003E3464">
          <w:rPr>
            <w:bCs/>
            <w:szCs w:val="24"/>
          </w:rPr>
          <w:t>ho</w:t>
        </w:r>
      </w:ins>
      <w:ins w:id="259" w:author="Billy Mitchell [2]" w:date="2023-11-08T00:17:00Z">
        <w:r w:rsidR="003E3464">
          <w:rPr>
            <w:bCs/>
            <w:szCs w:val="24"/>
          </w:rPr>
          <w:t>rror attractions</w:t>
        </w:r>
      </w:ins>
      <w:ins w:id="260" w:author="Billy Mitchell [2]" w:date="2023-11-08T00:16:00Z">
        <w:r w:rsidR="003E3464">
          <w:rPr>
            <w:bCs/>
            <w:szCs w:val="24"/>
          </w:rPr>
          <w:t xml:space="preserve"> </w:t>
        </w:r>
      </w:ins>
      <w:ins w:id="261" w:author="Billy Mitchell [2]" w:date="2023-11-08T00:15:00Z">
        <w:r w:rsidR="003E3464">
          <w:rPr>
            <w:bCs/>
            <w:szCs w:val="24"/>
          </w:rPr>
          <w:t xml:space="preserve">may </w:t>
        </w:r>
      </w:ins>
      <w:ins w:id="262" w:author="Billy Mitchell [2]" w:date="2023-11-08T00:31:00Z">
        <w:r w:rsidR="0075725E">
          <w:rPr>
            <w:bCs/>
            <w:szCs w:val="24"/>
          </w:rPr>
          <w:t>possess</w:t>
        </w:r>
      </w:ins>
      <w:ins w:id="263" w:author="Billy Mitchell [2]" w:date="2023-11-08T00:16:00Z">
        <w:r w:rsidR="003E3464">
          <w:rPr>
            <w:bCs/>
            <w:szCs w:val="24"/>
          </w:rPr>
          <w:t xml:space="preserve"> features of emotion regulation experience</w:t>
        </w:r>
      </w:ins>
      <w:ins w:id="264" w:author="Billy Mitchell [2]" w:date="2023-11-08T00:17:00Z">
        <w:r w:rsidR="003E3464">
          <w:rPr>
            <w:bCs/>
            <w:szCs w:val="24"/>
          </w:rPr>
          <w:t>s</w:t>
        </w:r>
      </w:ins>
      <w:ins w:id="265" w:author="Billy Mitchell [2]" w:date="2023-11-08T00:16:00Z">
        <w:r w:rsidR="003E3464">
          <w:rPr>
            <w:bCs/>
            <w:szCs w:val="24"/>
          </w:rPr>
          <w:t xml:space="preserve"> </w:t>
        </w:r>
      </w:ins>
      <w:ins w:id="266" w:author="Billy Mitchell [2]" w:date="2023-11-08T00:21:00Z">
        <w:r w:rsidR="003E3464">
          <w:rPr>
            <w:bCs/>
            <w:szCs w:val="24"/>
          </w:rPr>
          <w:t xml:space="preserve">that are difficult </w:t>
        </w:r>
      </w:ins>
      <w:ins w:id="267" w:author="Billy Mitchell [2]" w:date="2023-11-08T00:16:00Z">
        <w:r w:rsidR="003E3464">
          <w:rPr>
            <w:bCs/>
            <w:szCs w:val="24"/>
          </w:rPr>
          <w:t>to capture in more traditional paradigms,</w:t>
        </w:r>
      </w:ins>
      <w:ins w:id="268" w:author="Billy Mitchell [2]" w:date="2023-11-08T00:22:00Z">
        <w:r w:rsidR="003E3464">
          <w:rPr>
            <w:bCs/>
            <w:szCs w:val="24"/>
          </w:rPr>
          <w:t xml:space="preserve"> they may come with limitations as well. </w:t>
        </w:r>
      </w:ins>
    </w:p>
    <w:p w14:paraId="48DFB473" w14:textId="4A54590F" w:rsidR="00E5044A" w:rsidRDefault="00C0787A" w:rsidP="000967D7">
      <w:pPr>
        <w:spacing w:after="0" w:line="480" w:lineRule="auto"/>
        <w:ind w:left="0" w:firstLine="720"/>
        <w:rPr>
          <w:ins w:id="269" w:author="Billy Mitchell [2]" w:date="2023-11-08T01:35:00Z"/>
          <w:bCs/>
          <w:szCs w:val="24"/>
        </w:rPr>
      </w:pPr>
      <w:ins w:id="270" w:author="Billy Mitchell [2]" w:date="2023-11-08T01:41:00Z">
        <w:r>
          <w:rPr>
            <w:b/>
            <w:szCs w:val="24"/>
          </w:rPr>
          <w:t xml:space="preserve">Thrill-seeking motivated participation. </w:t>
        </w:r>
      </w:ins>
      <w:ins w:id="271" w:author="Billy Mitchell [2]" w:date="2023-11-08T00:22:00Z">
        <w:r w:rsidR="003E3464">
          <w:rPr>
            <w:bCs/>
            <w:szCs w:val="24"/>
          </w:rPr>
          <w:t xml:space="preserve">First, using such a setting may result in self-selection biases.  </w:t>
        </w:r>
      </w:ins>
      <w:moveToRangeStart w:id="272" w:author="Billy Mitchell [2]" w:date="2023-11-08T00:24:00Z" w:name="move150295457"/>
      <w:r w:rsidR="0075725E" w:rsidRPr="0075725E">
        <w:rPr>
          <w:bCs/>
          <w:szCs w:val="24"/>
        </w:rPr>
        <w:t xml:space="preserve">To monitor this, participants were asked </w:t>
      </w:r>
      <w:del w:id="273" w:author="Billy Mitchell [2]" w:date="2023-11-08T00:27:00Z">
        <w:r w:rsidR="0075725E" w:rsidRPr="0075725E" w:rsidDel="0075725E">
          <w:rPr>
            <w:bCs/>
            <w:szCs w:val="24"/>
          </w:rPr>
          <w:delText>several questions regarding</w:delText>
        </w:r>
      </w:del>
      <w:ins w:id="274" w:author="Billy Mitchell [2]" w:date="2023-11-08T00:27:00Z">
        <w:r w:rsidR="0075725E">
          <w:rPr>
            <w:bCs/>
            <w:szCs w:val="24"/>
          </w:rPr>
          <w:t>about</w:t>
        </w:r>
      </w:ins>
      <w:r w:rsidR="0075725E" w:rsidRPr="0075725E">
        <w:rPr>
          <w:bCs/>
          <w:szCs w:val="24"/>
        </w:rPr>
        <w:t xml:space="preserve"> their </w:t>
      </w:r>
      <w:del w:id="275" w:author="Billy Mitchell [2]" w:date="2023-11-08T00:24:00Z">
        <w:r w:rsidR="0075725E" w:rsidRPr="0075725E" w:rsidDel="0075725E">
          <w:rPr>
            <w:bCs/>
            <w:szCs w:val="24"/>
          </w:rPr>
          <w:delText xml:space="preserve">motivations and </w:delText>
        </w:r>
      </w:del>
      <w:r w:rsidR="0075725E" w:rsidRPr="0075725E">
        <w:rPr>
          <w:bCs/>
          <w:szCs w:val="24"/>
        </w:rPr>
        <w:t xml:space="preserve">expectations </w:t>
      </w:r>
      <w:ins w:id="276" w:author="Billy Mitchell [2]" w:date="2023-11-08T00:24:00Z">
        <w:r w:rsidR="0075725E">
          <w:rPr>
            <w:bCs/>
            <w:szCs w:val="24"/>
          </w:rPr>
          <w:t>and motivations to participate</w:t>
        </w:r>
      </w:ins>
      <w:ins w:id="277" w:author="Billy Mitchell [2]" w:date="2023-11-08T00:31:00Z">
        <w:r w:rsidR="0075725E">
          <w:rPr>
            <w:bCs/>
            <w:szCs w:val="24"/>
          </w:rPr>
          <w:t xml:space="preserve"> in this study</w:t>
        </w:r>
      </w:ins>
      <w:del w:id="278" w:author="Billy Mitchell [2]" w:date="2023-11-08T00:24:00Z">
        <w:r w:rsidR="0075725E" w:rsidRPr="0075725E" w:rsidDel="0075725E">
          <w:rPr>
            <w:bCs/>
            <w:szCs w:val="24"/>
          </w:rPr>
          <w:delText>regarding participation</w:delText>
        </w:r>
      </w:del>
      <w:r w:rsidR="0075725E" w:rsidRPr="0075725E">
        <w:rPr>
          <w:bCs/>
          <w:szCs w:val="24"/>
        </w:rPr>
        <w:t>.</w:t>
      </w:r>
      <w:del w:id="279" w:author="Billy Mitchell [2]" w:date="2023-11-08T00:27:00Z">
        <w:r w:rsidR="0075725E" w:rsidRPr="0075725E" w:rsidDel="0075725E">
          <w:rPr>
            <w:bCs/>
            <w:szCs w:val="24"/>
          </w:rPr>
          <w:delText xml:space="preserve"> </w:delText>
        </w:r>
      </w:del>
      <w:ins w:id="280" w:author="Billy Mitchell [2]" w:date="2023-11-08T00:27:00Z">
        <w:r w:rsidR="0075725E">
          <w:rPr>
            <w:bCs/>
            <w:szCs w:val="24"/>
          </w:rPr>
          <w:t xml:space="preserve"> </w:t>
        </w:r>
      </w:ins>
      <w:ins w:id="281" w:author="Billy Mitchell [2]" w:date="2023-11-08T00:59:00Z">
        <w:r w:rsidR="00854F72">
          <w:rPr>
            <w:bCs/>
            <w:szCs w:val="24"/>
          </w:rPr>
          <w:t xml:space="preserve">Participants were asked how much they enjoyed </w:t>
        </w:r>
        <w:r w:rsidR="00854F72" w:rsidRPr="0075725E">
          <w:rPr>
            <w:bCs/>
            <w:szCs w:val="24"/>
          </w:rPr>
          <w:t>fear</w:t>
        </w:r>
        <w:r w:rsidR="00854F72">
          <w:rPr>
            <w:bCs/>
            <w:szCs w:val="24"/>
          </w:rPr>
          <w:t xml:space="preserve"> on a 0 to 6 scale</w:t>
        </w:r>
        <w:r w:rsidR="00854F72">
          <w:rPr>
            <w:bCs/>
            <w:szCs w:val="24"/>
          </w:rPr>
          <w:t xml:space="preserve">, with the average </w:t>
        </w:r>
      </w:ins>
      <w:ins w:id="282" w:author="Billy Mitchell [2]" w:date="2023-11-08T01:00:00Z">
        <w:r w:rsidR="00854F72">
          <w:rPr>
            <w:bCs/>
            <w:szCs w:val="24"/>
          </w:rPr>
          <w:t>response sitting above the midpoint of the scale</w:t>
        </w:r>
      </w:ins>
      <w:ins w:id="283" w:author="Billy Mitchell [2]" w:date="2023-11-08T00:59:00Z">
        <w:r w:rsidR="00854F72" w:rsidRPr="0075725E">
          <w:rPr>
            <w:bCs/>
            <w:szCs w:val="24"/>
          </w:rPr>
          <w:t xml:space="preserve"> (</w:t>
        </w:r>
        <w:r w:rsidR="00854F72" w:rsidRPr="00F27AB2">
          <w:rPr>
            <w:bCs/>
            <w:szCs w:val="24"/>
          </w:rPr>
          <w:t>x̄</w:t>
        </w:r>
        <w:r w:rsidR="00854F72">
          <w:rPr>
            <w:bCs/>
            <w:szCs w:val="24"/>
          </w:rPr>
          <w:t xml:space="preserve"> = 3.40, median = 4, </w:t>
        </w:r>
        <w:proofErr w:type="spellStart"/>
        <w:r w:rsidR="00854F72">
          <w:rPr>
            <w:bCs/>
            <w:szCs w:val="24"/>
          </w:rPr>
          <w:t>sd</w:t>
        </w:r>
        <w:proofErr w:type="spellEnd"/>
        <w:r w:rsidR="00854F72">
          <w:rPr>
            <w:bCs/>
            <w:szCs w:val="24"/>
          </w:rPr>
          <w:t xml:space="preserve"> = 1.82</w:t>
        </w:r>
        <w:r w:rsidR="00854F72" w:rsidRPr="0075725E">
          <w:rPr>
            <w:bCs/>
            <w:szCs w:val="24"/>
          </w:rPr>
          <w:t>).</w:t>
        </w:r>
      </w:ins>
      <w:ins w:id="284" w:author="Billy Mitchell [2]" w:date="2023-11-08T01:00:00Z">
        <w:r w:rsidR="00854F72">
          <w:rPr>
            <w:bCs/>
            <w:szCs w:val="24"/>
          </w:rPr>
          <w:t xml:space="preserve"> P</w:t>
        </w:r>
      </w:ins>
      <w:ins w:id="285" w:author="Billy Mitchell [2]" w:date="2023-11-08T00:28:00Z">
        <w:r w:rsidR="0075725E">
          <w:rPr>
            <w:bCs/>
            <w:szCs w:val="24"/>
          </w:rPr>
          <w:t xml:space="preserve">articipants were </w:t>
        </w:r>
      </w:ins>
      <w:ins w:id="286" w:author="Billy Mitchell [2]" w:date="2023-11-08T01:00:00Z">
        <w:r w:rsidR="00854F72">
          <w:rPr>
            <w:bCs/>
            <w:szCs w:val="24"/>
          </w:rPr>
          <w:t xml:space="preserve">also </w:t>
        </w:r>
      </w:ins>
      <w:ins w:id="287" w:author="Billy Mitchell [2]" w:date="2023-11-08T00:28:00Z">
        <w:r w:rsidR="0075725E">
          <w:rPr>
            <w:bCs/>
            <w:szCs w:val="24"/>
          </w:rPr>
          <w:t>asked</w:t>
        </w:r>
      </w:ins>
      <w:ins w:id="288" w:author="Billy Mitchell [2]" w:date="2023-11-08T00:32:00Z">
        <w:r w:rsidR="0075725E">
          <w:rPr>
            <w:bCs/>
            <w:szCs w:val="24"/>
          </w:rPr>
          <w:t>, “</w:t>
        </w:r>
        <w:r w:rsidR="0075725E" w:rsidRPr="0075725E">
          <w:rPr>
            <w:bCs/>
            <w:szCs w:val="24"/>
          </w:rPr>
          <w:t>To what extent are the following items motivating your participation?</w:t>
        </w:r>
        <w:r w:rsidR="0075725E">
          <w:rPr>
            <w:bCs/>
            <w:szCs w:val="24"/>
          </w:rPr>
          <w:t xml:space="preserve">” on a 0 to 100 </w:t>
        </w:r>
        <w:r w:rsidR="00F27AB2">
          <w:rPr>
            <w:bCs/>
            <w:szCs w:val="24"/>
          </w:rPr>
          <w:t>scale with items including: the pay</w:t>
        </w:r>
      </w:ins>
      <w:ins w:id="289" w:author="Billy Mitchell [2]" w:date="2023-11-08T00:33:00Z">
        <w:r w:rsidR="00F27AB2">
          <w:rPr>
            <w:bCs/>
            <w:szCs w:val="24"/>
          </w:rPr>
          <w:t>ment received for participating</w:t>
        </w:r>
      </w:ins>
      <w:ins w:id="290" w:author="Billy Mitchell [2]" w:date="2023-11-08T00:36:00Z">
        <w:r w:rsidR="00F27AB2">
          <w:rPr>
            <w:bCs/>
            <w:szCs w:val="24"/>
          </w:rPr>
          <w:t xml:space="preserve"> (</w:t>
        </w:r>
      </w:ins>
      <w:ins w:id="291" w:author="Billy Mitchell [2]" w:date="2023-11-08T00:37:00Z">
        <w:r w:rsidR="00F27AB2" w:rsidRPr="00F27AB2">
          <w:rPr>
            <w:bCs/>
            <w:szCs w:val="24"/>
          </w:rPr>
          <w:t>x̄</w:t>
        </w:r>
        <w:r w:rsidR="00F27AB2">
          <w:rPr>
            <w:bCs/>
            <w:szCs w:val="24"/>
          </w:rPr>
          <w:t xml:space="preserve"> = </w:t>
        </w:r>
      </w:ins>
      <w:ins w:id="292" w:author="Billy Mitchell [2]" w:date="2023-11-08T00:39:00Z">
        <w:r w:rsidR="00F27AB2">
          <w:rPr>
            <w:bCs/>
            <w:szCs w:val="24"/>
          </w:rPr>
          <w:t xml:space="preserve">59.2, median = 59, </w:t>
        </w:r>
        <w:proofErr w:type="spellStart"/>
        <w:r w:rsidR="00F27AB2">
          <w:rPr>
            <w:bCs/>
            <w:szCs w:val="24"/>
          </w:rPr>
          <w:t>sd</w:t>
        </w:r>
        <w:proofErr w:type="spellEnd"/>
        <w:r w:rsidR="00F27AB2">
          <w:rPr>
            <w:bCs/>
            <w:szCs w:val="24"/>
          </w:rPr>
          <w:t xml:space="preserve"> = </w:t>
        </w:r>
      </w:ins>
      <w:ins w:id="293" w:author="Billy Mitchell [2]" w:date="2023-11-08T00:44:00Z">
        <w:r w:rsidR="00342888">
          <w:rPr>
            <w:bCs/>
            <w:szCs w:val="24"/>
          </w:rPr>
          <w:t>31.1</w:t>
        </w:r>
      </w:ins>
      <w:ins w:id="294" w:author="Billy Mitchell [2]" w:date="2023-11-08T00:39:00Z">
        <w:r w:rsidR="00F27AB2">
          <w:rPr>
            <w:bCs/>
            <w:szCs w:val="24"/>
          </w:rPr>
          <w:t>)</w:t>
        </w:r>
      </w:ins>
      <w:ins w:id="295" w:author="Billy Mitchell [2]" w:date="2023-11-08T00:33:00Z">
        <w:r w:rsidR="00F27AB2">
          <w:rPr>
            <w:bCs/>
            <w:szCs w:val="24"/>
          </w:rPr>
          <w:t>, the thrills they may feel in the haunted house</w:t>
        </w:r>
      </w:ins>
      <w:ins w:id="296" w:author="Billy Mitchell [2]" w:date="2023-11-08T00:40:00Z">
        <w:r w:rsidR="00F27AB2">
          <w:rPr>
            <w:bCs/>
            <w:szCs w:val="24"/>
          </w:rPr>
          <w:t xml:space="preserve"> </w:t>
        </w:r>
        <w:r w:rsidR="00F27AB2">
          <w:rPr>
            <w:bCs/>
            <w:szCs w:val="24"/>
          </w:rPr>
          <w:t>(</w:t>
        </w:r>
        <w:r w:rsidR="00F27AB2" w:rsidRPr="00F27AB2">
          <w:rPr>
            <w:bCs/>
            <w:szCs w:val="24"/>
          </w:rPr>
          <w:t>x̄</w:t>
        </w:r>
        <w:r w:rsidR="00F27AB2">
          <w:rPr>
            <w:bCs/>
            <w:szCs w:val="24"/>
          </w:rPr>
          <w:t xml:space="preserve"> = </w:t>
        </w:r>
      </w:ins>
      <w:ins w:id="297" w:author="Billy Mitchell [2]" w:date="2023-11-08T00:41:00Z">
        <w:r w:rsidR="00F27AB2">
          <w:rPr>
            <w:bCs/>
            <w:szCs w:val="24"/>
          </w:rPr>
          <w:t>63.3</w:t>
        </w:r>
      </w:ins>
      <w:ins w:id="298" w:author="Billy Mitchell [2]" w:date="2023-11-08T00:40:00Z">
        <w:r w:rsidR="00F27AB2">
          <w:rPr>
            <w:bCs/>
            <w:szCs w:val="24"/>
          </w:rPr>
          <w:t xml:space="preserve">, median = </w:t>
        </w:r>
      </w:ins>
      <w:ins w:id="299" w:author="Billy Mitchell [2]" w:date="2023-11-08T00:41:00Z">
        <w:r w:rsidR="00F27AB2">
          <w:rPr>
            <w:bCs/>
            <w:szCs w:val="24"/>
          </w:rPr>
          <w:t>73</w:t>
        </w:r>
      </w:ins>
      <w:ins w:id="300" w:author="Billy Mitchell [2]" w:date="2023-11-08T00:40:00Z">
        <w:r w:rsidR="00F27AB2">
          <w:rPr>
            <w:bCs/>
            <w:szCs w:val="24"/>
          </w:rPr>
          <w:t xml:space="preserve">, </w:t>
        </w:r>
        <w:proofErr w:type="spellStart"/>
        <w:r w:rsidR="00F27AB2">
          <w:rPr>
            <w:bCs/>
            <w:szCs w:val="24"/>
          </w:rPr>
          <w:t>sd</w:t>
        </w:r>
        <w:proofErr w:type="spellEnd"/>
        <w:r w:rsidR="00F27AB2">
          <w:rPr>
            <w:bCs/>
            <w:szCs w:val="24"/>
          </w:rPr>
          <w:t xml:space="preserve"> = </w:t>
        </w:r>
      </w:ins>
      <w:ins w:id="301" w:author="Billy Mitchell [2]" w:date="2023-11-08T00:44:00Z">
        <w:r w:rsidR="00342888">
          <w:rPr>
            <w:bCs/>
            <w:szCs w:val="24"/>
          </w:rPr>
          <w:t>31.</w:t>
        </w:r>
      </w:ins>
      <w:ins w:id="302" w:author="Billy Mitchell [2]" w:date="2023-11-08T00:46:00Z">
        <w:r w:rsidR="00342888">
          <w:rPr>
            <w:bCs/>
            <w:szCs w:val="24"/>
          </w:rPr>
          <w:t>7</w:t>
        </w:r>
      </w:ins>
      <w:ins w:id="303" w:author="Billy Mitchell [2]" w:date="2023-11-08T00:40:00Z">
        <w:r w:rsidR="00F27AB2">
          <w:rPr>
            <w:bCs/>
            <w:szCs w:val="24"/>
          </w:rPr>
          <w:t>)</w:t>
        </w:r>
      </w:ins>
      <w:ins w:id="304" w:author="Billy Mitchell [2]" w:date="2023-11-08T00:33:00Z">
        <w:r w:rsidR="00F27AB2">
          <w:rPr>
            <w:bCs/>
            <w:szCs w:val="24"/>
          </w:rPr>
          <w:t>, the opportunity for new experiences</w:t>
        </w:r>
      </w:ins>
      <w:ins w:id="305" w:author="Billy Mitchell [2]" w:date="2023-11-08T00:40:00Z">
        <w:r w:rsidR="00F27AB2">
          <w:rPr>
            <w:bCs/>
            <w:szCs w:val="24"/>
          </w:rPr>
          <w:t xml:space="preserve"> </w:t>
        </w:r>
        <w:r w:rsidR="00F27AB2">
          <w:rPr>
            <w:bCs/>
            <w:szCs w:val="24"/>
          </w:rPr>
          <w:t>(</w:t>
        </w:r>
        <w:r w:rsidR="00F27AB2" w:rsidRPr="00F27AB2">
          <w:rPr>
            <w:bCs/>
            <w:szCs w:val="24"/>
          </w:rPr>
          <w:t>x̄</w:t>
        </w:r>
        <w:r w:rsidR="00F27AB2">
          <w:rPr>
            <w:bCs/>
            <w:szCs w:val="24"/>
          </w:rPr>
          <w:t xml:space="preserve"> =</w:t>
        </w:r>
      </w:ins>
      <w:ins w:id="306" w:author="Billy Mitchell [2]" w:date="2023-11-08T00:41:00Z">
        <w:r w:rsidR="00F27AB2">
          <w:rPr>
            <w:bCs/>
            <w:szCs w:val="24"/>
          </w:rPr>
          <w:t xml:space="preserve"> 70.1</w:t>
        </w:r>
      </w:ins>
      <w:ins w:id="307" w:author="Billy Mitchell [2]" w:date="2023-11-08T00:40:00Z">
        <w:r w:rsidR="00F27AB2">
          <w:rPr>
            <w:bCs/>
            <w:szCs w:val="24"/>
          </w:rPr>
          <w:t xml:space="preserve">, median = </w:t>
        </w:r>
      </w:ins>
      <w:ins w:id="308" w:author="Billy Mitchell [2]" w:date="2023-11-08T00:41:00Z">
        <w:r w:rsidR="00F27AB2">
          <w:rPr>
            <w:bCs/>
            <w:szCs w:val="24"/>
          </w:rPr>
          <w:t>78</w:t>
        </w:r>
      </w:ins>
      <w:ins w:id="309" w:author="Billy Mitchell [2]" w:date="2023-11-08T00:40:00Z">
        <w:r w:rsidR="00F27AB2">
          <w:rPr>
            <w:bCs/>
            <w:szCs w:val="24"/>
          </w:rPr>
          <w:t xml:space="preserve">, </w:t>
        </w:r>
        <w:proofErr w:type="spellStart"/>
        <w:r w:rsidR="00F27AB2">
          <w:rPr>
            <w:bCs/>
            <w:szCs w:val="24"/>
          </w:rPr>
          <w:t>sd</w:t>
        </w:r>
        <w:proofErr w:type="spellEnd"/>
        <w:r w:rsidR="00F27AB2">
          <w:rPr>
            <w:bCs/>
            <w:szCs w:val="24"/>
          </w:rPr>
          <w:t xml:space="preserve"> = </w:t>
        </w:r>
      </w:ins>
      <w:ins w:id="310" w:author="Billy Mitchell [2]" w:date="2023-11-08T00:46:00Z">
        <w:r w:rsidR="00342888">
          <w:rPr>
            <w:bCs/>
            <w:szCs w:val="24"/>
          </w:rPr>
          <w:t>28.0</w:t>
        </w:r>
      </w:ins>
      <w:ins w:id="311" w:author="Billy Mitchell [2]" w:date="2023-11-08T00:40:00Z">
        <w:r w:rsidR="00F27AB2">
          <w:rPr>
            <w:bCs/>
            <w:szCs w:val="24"/>
          </w:rPr>
          <w:t>)</w:t>
        </w:r>
      </w:ins>
      <w:ins w:id="312" w:author="Billy Mitchell [2]" w:date="2023-11-08T00:33:00Z">
        <w:r w:rsidR="00F27AB2">
          <w:rPr>
            <w:bCs/>
            <w:szCs w:val="24"/>
          </w:rPr>
          <w:t>, the opportunity for challenging experiences</w:t>
        </w:r>
      </w:ins>
      <w:ins w:id="313" w:author="Billy Mitchell [2]" w:date="2023-11-08T00:40:00Z">
        <w:r w:rsidR="00F27AB2">
          <w:rPr>
            <w:bCs/>
            <w:szCs w:val="24"/>
          </w:rPr>
          <w:t xml:space="preserve"> </w:t>
        </w:r>
        <w:r w:rsidR="00F27AB2">
          <w:rPr>
            <w:bCs/>
            <w:szCs w:val="24"/>
          </w:rPr>
          <w:t>(</w:t>
        </w:r>
        <w:r w:rsidR="00F27AB2" w:rsidRPr="00F27AB2">
          <w:rPr>
            <w:bCs/>
            <w:szCs w:val="24"/>
          </w:rPr>
          <w:t>x̄</w:t>
        </w:r>
        <w:r w:rsidR="00F27AB2">
          <w:rPr>
            <w:bCs/>
            <w:szCs w:val="24"/>
          </w:rPr>
          <w:t xml:space="preserve"> = </w:t>
        </w:r>
      </w:ins>
      <w:ins w:id="314" w:author="Billy Mitchell [2]" w:date="2023-11-08T00:41:00Z">
        <w:r w:rsidR="00F27AB2">
          <w:rPr>
            <w:bCs/>
            <w:szCs w:val="24"/>
          </w:rPr>
          <w:t>53.3</w:t>
        </w:r>
      </w:ins>
      <w:ins w:id="315" w:author="Billy Mitchell [2]" w:date="2023-11-08T00:40:00Z">
        <w:r w:rsidR="00F27AB2">
          <w:rPr>
            <w:bCs/>
            <w:szCs w:val="24"/>
          </w:rPr>
          <w:t xml:space="preserve">, median = </w:t>
        </w:r>
      </w:ins>
      <w:ins w:id="316" w:author="Billy Mitchell [2]" w:date="2023-11-08T00:41:00Z">
        <w:r w:rsidR="00F27AB2">
          <w:rPr>
            <w:bCs/>
            <w:szCs w:val="24"/>
          </w:rPr>
          <w:t>50</w:t>
        </w:r>
      </w:ins>
      <w:ins w:id="317" w:author="Billy Mitchell [2]" w:date="2023-11-08T00:40:00Z">
        <w:r w:rsidR="00F27AB2">
          <w:rPr>
            <w:bCs/>
            <w:szCs w:val="24"/>
          </w:rPr>
          <w:t xml:space="preserve">, </w:t>
        </w:r>
        <w:proofErr w:type="spellStart"/>
        <w:r w:rsidR="00F27AB2">
          <w:rPr>
            <w:bCs/>
            <w:szCs w:val="24"/>
          </w:rPr>
          <w:t>sd</w:t>
        </w:r>
        <w:proofErr w:type="spellEnd"/>
        <w:r w:rsidR="00F27AB2">
          <w:rPr>
            <w:bCs/>
            <w:szCs w:val="24"/>
          </w:rPr>
          <w:t xml:space="preserve"> = </w:t>
        </w:r>
      </w:ins>
      <w:ins w:id="318" w:author="Billy Mitchell [2]" w:date="2023-11-08T00:45:00Z">
        <w:r w:rsidR="00342888">
          <w:rPr>
            <w:bCs/>
            <w:szCs w:val="24"/>
          </w:rPr>
          <w:t>30.3</w:t>
        </w:r>
      </w:ins>
      <w:ins w:id="319" w:author="Billy Mitchell [2]" w:date="2023-11-08T00:40:00Z">
        <w:r w:rsidR="00F27AB2">
          <w:rPr>
            <w:bCs/>
            <w:szCs w:val="24"/>
          </w:rPr>
          <w:t>)</w:t>
        </w:r>
      </w:ins>
      <w:ins w:id="320" w:author="Billy Mitchell [2]" w:date="2023-11-08T00:33:00Z">
        <w:r w:rsidR="00F27AB2">
          <w:rPr>
            <w:bCs/>
            <w:szCs w:val="24"/>
          </w:rPr>
          <w:t>, social pressures</w:t>
        </w:r>
      </w:ins>
      <w:ins w:id="321" w:author="Billy Mitchell [2]" w:date="2023-11-08T00:43:00Z">
        <w:r w:rsidR="00342888">
          <w:rPr>
            <w:bCs/>
            <w:szCs w:val="24"/>
          </w:rPr>
          <w:t xml:space="preserve"> </w:t>
        </w:r>
        <w:r w:rsidR="00342888">
          <w:rPr>
            <w:bCs/>
            <w:szCs w:val="24"/>
          </w:rPr>
          <w:t>(</w:t>
        </w:r>
        <w:r w:rsidR="00342888" w:rsidRPr="00F27AB2">
          <w:rPr>
            <w:bCs/>
            <w:szCs w:val="24"/>
          </w:rPr>
          <w:t>x̄</w:t>
        </w:r>
        <w:r w:rsidR="00342888">
          <w:rPr>
            <w:bCs/>
            <w:szCs w:val="24"/>
          </w:rPr>
          <w:t xml:space="preserve"> = </w:t>
        </w:r>
        <w:r w:rsidR="00342888">
          <w:rPr>
            <w:bCs/>
            <w:szCs w:val="24"/>
          </w:rPr>
          <w:t>15.5</w:t>
        </w:r>
        <w:r w:rsidR="00342888">
          <w:rPr>
            <w:bCs/>
            <w:szCs w:val="24"/>
          </w:rPr>
          <w:t xml:space="preserve">, median = </w:t>
        </w:r>
        <w:r w:rsidR="00342888">
          <w:rPr>
            <w:bCs/>
            <w:szCs w:val="24"/>
          </w:rPr>
          <w:t>02</w:t>
        </w:r>
        <w:r w:rsidR="00342888">
          <w:rPr>
            <w:bCs/>
            <w:szCs w:val="24"/>
          </w:rPr>
          <w:t xml:space="preserve">, </w:t>
        </w:r>
        <w:proofErr w:type="spellStart"/>
        <w:r w:rsidR="00342888">
          <w:rPr>
            <w:bCs/>
            <w:szCs w:val="24"/>
          </w:rPr>
          <w:t>sd</w:t>
        </w:r>
        <w:proofErr w:type="spellEnd"/>
        <w:r w:rsidR="00342888">
          <w:rPr>
            <w:bCs/>
            <w:szCs w:val="24"/>
          </w:rPr>
          <w:t xml:space="preserve"> = </w:t>
        </w:r>
      </w:ins>
      <w:ins w:id="322" w:author="Billy Mitchell [2]" w:date="2023-11-08T00:45:00Z">
        <w:r w:rsidR="00342888">
          <w:rPr>
            <w:bCs/>
            <w:szCs w:val="24"/>
          </w:rPr>
          <w:t>25.7</w:t>
        </w:r>
      </w:ins>
      <w:ins w:id="323" w:author="Billy Mitchell [2]" w:date="2023-11-08T00:43:00Z">
        <w:r w:rsidR="00342888">
          <w:rPr>
            <w:bCs/>
            <w:szCs w:val="24"/>
          </w:rPr>
          <w:t>)</w:t>
        </w:r>
      </w:ins>
      <w:ins w:id="324" w:author="Billy Mitchell [2]" w:date="2023-11-08T00:33:00Z">
        <w:r w:rsidR="00F27AB2">
          <w:rPr>
            <w:bCs/>
            <w:szCs w:val="24"/>
          </w:rPr>
          <w:t>, a desire to help science</w:t>
        </w:r>
      </w:ins>
      <w:ins w:id="325" w:author="Billy Mitchell [2]" w:date="2023-11-08T00:40:00Z">
        <w:r w:rsidR="00F27AB2">
          <w:rPr>
            <w:bCs/>
            <w:szCs w:val="24"/>
          </w:rPr>
          <w:t xml:space="preserve"> </w:t>
        </w:r>
        <w:r w:rsidR="00F27AB2">
          <w:rPr>
            <w:bCs/>
            <w:szCs w:val="24"/>
          </w:rPr>
          <w:t>(</w:t>
        </w:r>
        <w:r w:rsidR="00F27AB2" w:rsidRPr="00F27AB2">
          <w:rPr>
            <w:bCs/>
            <w:szCs w:val="24"/>
          </w:rPr>
          <w:t>x̄</w:t>
        </w:r>
        <w:r w:rsidR="00F27AB2">
          <w:rPr>
            <w:bCs/>
            <w:szCs w:val="24"/>
          </w:rPr>
          <w:t xml:space="preserve"> = </w:t>
        </w:r>
      </w:ins>
      <w:ins w:id="326" w:author="Billy Mitchell [2]" w:date="2023-11-08T00:43:00Z">
        <w:r w:rsidR="00342888">
          <w:rPr>
            <w:bCs/>
            <w:szCs w:val="24"/>
          </w:rPr>
          <w:t>59.4</w:t>
        </w:r>
      </w:ins>
      <w:ins w:id="327" w:author="Billy Mitchell [2]" w:date="2023-11-08T00:40:00Z">
        <w:r w:rsidR="00F27AB2">
          <w:rPr>
            <w:bCs/>
            <w:szCs w:val="24"/>
          </w:rPr>
          <w:t xml:space="preserve">, median = </w:t>
        </w:r>
      </w:ins>
      <w:ins w:id="328" w:author="Billy Mitchell [2]" w:date="2023-11-08T00:43:00Z">
        <w:r w:rsidR="00342888">
          <w:rPr>
            <w:bCs/>
            <w:szCs w:val="24"/>
          </w:rPr>
          <w:t>58</w:t>
        </w:r>
      </w:ins>
      <w:ins w:id="329" w:author="Billy Mitchell [2]" w:date="2023-11-08T00:40:00Z">
        <w:r w:rsidR="00F27AB2">
          <w:rPr>
            <w:bCs/>
            <w:szCs w:val="24"/>
          </w:rPr>
          <w:t xml:space="preserve">, </w:t>
        </w:r>
        <w:proofErr w:type="spellStart"/>
        <w:r w:rsidR="00F27AB2">
          <w:rPr>
            <w:bCs/>
            <w:szCs w:val="24"/>
          </w:rPr>
          <w:t>sd</w:t>
        </w:r>
        <w:proofErr w:type="spellEnd"/>
        <w:r w:rsidR="00F27AB2">
          <w:rPr>
            <w:bCs/>
            <w:szCs w:val="24"/>
          </w:rPr>
          <w:t xml:space="preserve"> = </w:t>
        </w:r>
      </w:ins>
      <w:ins w:id="330" w:author="Billy Mitchell [2]" w:date="2023-11-08T00:45:00Z">
        <w:r w:rsidR="00342888">
          <w:rPr>
            <w:bCs/>
            <w:szCs w:val="24"/>
          </w:rPr>
          <w:t>29.9</w:t>
        </w:r>
      </w:ins>
      <w:ins w:id="331" w:author="Billy Mitchell [2]" w:date="2023-11-08T00:40:00Z">
        <w:r w:rsidR="00F27AB2">
          <w:rPr>
            <w:bCs/>
            <w:szCs w:val="24"/>
          </w:rPr>
          <w:t>)</w:t>
        </w:r>
      </w:ins>
      <w:ins w:id="332" w:author="Billy Mitchell [2]" w:date="2023-11-08T00:33:00Z">
        <w:r w:rsidR="00F27AB2">
          <w:rPr>
            <w:bCs/>
            <w:szCs w:val="24"/>
          </w:rPr>
          <w:t>, and boredom</w:t>
        </w:r>
      </w:ins>
      <w:ins w:id="333" w:author="Billy Mitchell [2]" w:date="2023-11-08T00:40:00Z">
        <w:r w:rsidR="00F27AB2">
          <w:rPr>
            <w:bCs/>
            <w:szCs w:val="24"/>
          </w:rPr>
          <w:t xml:space="preserve"> </w:t>
        </w:r>
        <w:r w:rsidR="00F27AB2">
          <w:rPr>
            <w:bCs/>
            <w:szCs w:val="24"/>
          </w:rPr>
          <w:t>(</w:t>
        </w:r>
        <w:r w:rsidR="00F27AB2" w:rsidRPr="00F27AB2">
          <w:rPr>
            <w:bCs/>
            <w:szCs w:val="24"/>
          </w:rPr>
          <w:t>x̄</w:t>
        </w:r>
        <w:r w:rsidR="00F27AB2">
          <w:rPr>
            <w:bCs/>
            <w:szCs w:val="24"/>
          </w:rPr>
          <w:t xml:space="preserve"> = </w:t>
        </w:r>
      </w:ins>
      <w:ins w:id="334" w:author="Billy Mitchell [2]" w:date="2023-11-08T00:42:00Z">
        <w:r w:rsidR="00342888">
          <w:rPr>
            <w:bCs/>
            <w:szCs w:val="24"/>
          </w:rPr>
          <w:t>28.0</w:t>
        </w:r>
      </w:ins>
      <w:ins w:id="335" w:author="Billy Mitchell [2]" w:date="2023-11-08T00:40:00Z">
        <w:r w:rsidR="00F27AB2">
          <w:rPr>
            <w:bCs/>
            <w:szCs w:val="24"/>
          </w:rPr>
          <w:t xml:space="preserve">, median = </w:t>
        </w:r>
      </w:ins>
      <w:ins w:id="336" w:author="Billy Mitchell [2]" w:date="2023-11-08T00:42:00Z">
        <w:r w:rsidR="00342888">
          <w:rPr>
            <w:bCs/>
            <w:szCs w:val="24"/>
          </w:rPr>
          <w:t>15</w:t>
        </w:r>
      </w:ins>
      <w:ins w:id="337" w:author="Billy Mitchell [2]" w:date="2023-11-08T00:40:00Z">
        <w:r w:rsidR="00F27AB2">
          <w:rPr>
            <w:bCs/>
            <w:szCs w:val="24"/>
          </w:rPr>
          <w:t xml:space="preserve">, </w:t>
        </w:r>
        <w:proofErr w:type="spellStart"/>
        <w:r w:rsidR="00F27AB2">
          <w:rPr>
            <w:bCs/>
            <w:szCs w:val="24"/>
          </w:rPr>
          <w:t>sd</w:t>
        </w:r>
        <w:proofErr w:type="spellEnd"/>
        <w:r w:rsidR="00F27AB2">
          <w:rPr>
            <w:bCs/>
            <w:szCs w:val="24"/>
          </w:rPr>
          <w:t xml:space="preserve"> = </w:t>
        </w:r>
      </w:ins>
      <w:ins w:id="338" w:author="Billy Mitchell [2]" w:date="2023-11-08T00:45:00Z">
        <w:r w:rsidR="00342888">
          <w:rPr>
            <w:bCs/>
            <w:szCs w:val="24"/>
          </w:rPr>
          <w:t>31.4</w:t>
        </w:r>
      </w:ins>
      <w:ins w:id="339" w:author="Billy Mitchell [2]" w:date="2023-11-08T00:40:00Z">
        <w:r w:rsidR="00F27AB2">
          <w:rPr>
            <w:bCs/>
            <w:szCs w:val="24"/>
          </w:rPr>
          <w:t>)</w:t>
        </w:r>
      </w:ins>
      <w:ins w:id="340" w:author="Billy Mitchell [2]" w:date="2023-11-08T00:33:00Z">
        <w:r w:rsidR="00F27AB2">
          <w:rPr>
            <w:bCs/>
            <w:szCs w:val="24"/>
          </w:rPr>
          <w:t>.</w:t>
        </w:r>
      </w:ins>
      <w:ins w:id="341" w:author="Billy Mitchell [2]" w:date="2023-11-08T01:01:00Z">
        <w:r w:rsidR="00854F72">
          <w:rPr>
            <w:bCs/>
            <w:szCs w:val="24"/>
          </w:rPr>
          <w:t xml:space="preserve"> The thrill-seeking motivation strongly correlated with </w:t>
        </w:r>
        <w:r w:rsidR="00854F72">
          <w:rPr>
            <w:bCs/>
            <w:szCs w:val="24"/>
          </w:rPr>
          <w:lastRenderedPageBreak/>
          <w:t>fear enjoyment (r = 0.582, p &lt; 0.001)</w:t>
        </w:r>
      </w:ins>
      <w:ins w:id="342" w:author="Billy Mitchell [2]" w:date="2023-11-08T01:02:00Z">
        <w:r w:rsidR="00854F72">
          <w:rPr>
            <w:bCs/>
            <w:szCs w:val="24"/>
          </w:rPr>
          <w:t xml:space="preserve"> and</w:t>
        </w:r>
      </w:ins>
      <w:ins w:id="343" w:author="Billy Mitchell [2]" w:date="2023-11-08T01:26:00Z">
        <w:r w:rsidR="00E5044A">
          <w:rPr>
            <w:bCs/>
            <w:szCs w:val="24"/>
          </w:rPr>
          <w:t xml:space="preserve"> </w:t>
        </w:r>
      </w:ins>
      <w:ins w:id="344" w:author="Billy Mitchell [2]" w:date="2023-11-08T01:27:00Z">
        <w:r w:rsidR="00E5044A">
          <w:rPr>
            <w:bCs/>
            <w:szCs w:val="24"/>
          </w:rPr>
          <w:t>Bonferroni</w:t>
        </w:r>
      </w:ins>
      <w:ins w:id="345" w:author="Billy Mitchell [2]" w:date="2023-11-08T01:26:00Z">
        <w:r w:rsidR="00E5044A">
          <w:rPr>
            <w:bCs/>
            <w:szCs w:val="24"/>
          </w:rPr>
          <w:t>-adjusted</w:t>
        </w:r>
      </w:ins>
      <w:ins w:id="346" w:author="Billy Mitchell [2]" w:date="2023-11-08T01:27:00Z">
        <w:r w:rsidR="00E5044A">
          <w:rPr>
            <w:bCs/>
            <w:szCs w:val="24"/>
          </w:rPr>
          <w:t xml:space="preserve"> contrast</w:t>
        </w:r>
      </w:ins>
      <w:ins w:id="347" w:author="Billy Mitchell [2]" w:date="2023-11-08T01:28:00Z">
        <w:r w:rsidR="00E5044A">
          <w:rPr>
            <w:bCs/>
            <w:szCs w:val="24"/>
          </w:rPr>
          <w:t>s</w:t>
        </w:r>
      </w:ins>
      <w:ins w:id="348" w:author="Billy Mitchell [2]" w:date="2023-11-08T01:27:00Z">
        <w:r w:rsidR="00E5044A">
          <w:rPr>
            <w:bCs/>
            <w:szCs w:val="24"/>
          </w:rPr>
          <w:t xml:space="preserve"> did determine that thrill-seeking </w:t>
        </w:r>
      </w:ins>
      <w:ins w:id="349" w:author="Billy Mitchell [2]" w:date="2023-11-08T01:28:00Z">
        <w:r w:rsidR="00E5044A">
          <w:rPr>
            <w:bCs/>
            <w:szCs w:val="24"/>
          </w:rPr>
          <w:t xml:space="preserve">as a motivation </w:t>
        </w:r>
      </w:ins>
      <w:ins w:id="350" w:author="Billy Mitchell [2]" w:date="2023-11-08T01:27:00Z">
        <w:r w:rsidR="00E5044A">
          <w:rPr>
            <w:bCs/>
            <w:szCs w:val="24"/>
          </w:rPr>
          <w:t>was significantly greater than</w:t>
        </w:r>
      </w:ins>
      <w:ins w:id="351" w:author="Billy Mitchell [2]" w:date="2023-11-08T01:28:00Z">
        <w:r w:rsidR="00E5044A">
          <w:rPr>
            <w:bCs/>
            <w:szCs w:val="24"/>
          </w:rPr>
          <w:t xml:space="preserve"> boredom (t(</w:t>
        </w:r>
      </w:ins>
      <w:ins w:id="352" w:author="Billy Mitchell [2]" w:date="2023-11-08T01:29:00Z">
        <w:r w:rsidR="00E5044A">
          <w:rPr>
            <w:bCs/>
            <w:szCs w:val="24"/>
          </w:rPr>
          <w:t>144</w:t>
        </w:r>
      </w:ins>
      <w:ins w:id="353" w:author="Billy Mitchell [2]" w:date="2023-11-08T01:28:00Z">
        <w:r w:rsidR="00E5044A">
          <w:rPr>
            <w:bCs/>
            <w:szCs w:val="24"/>
          </w:rPr>
          <w:t>)</w:t>
        </w:r>
      </w:ins>
      <w:ins w:id="354" w:author="Billy Mitchell [2]" w:date="2023-11-08T01:29:00Z">
        <w:r w:rsidR="00E5044A">
          <w:rPr>
            <w:bCs/>
            <w:szCs w:val="24"/>
          </w:rPr>
          <w:t xml:space="preserve"> = 7.17, p &lt; 0.001), social pressure (</w:t>
        </w:r>
        <w:r w:rsidR="00E5044A">
          <w:rPr>
            <w:bCs/>
            <w:szCs w:val="24"/>
          </w:rPr>
          <w:t xml:space="preserve">t(144) = </w:t>
        </w:r>
      </w:ins>
      <w:ins w:id="355" w:author="Billy Mitchell [2]" w:date="2023-11-08T01:30:00Z">
        <w:r w:rsidR="00E5044A">
          <w:rPr>
            <w:bCs/>
            <w:szCs w:val="24"/>
          </w:rPr>
          <w:t>9.70</w:t>
        </w:r>
      </w:ins>
      <w:ins w:id="356" w:author="Billy Mitchell [2]" w:date="2023-11-08T01:29:00Z">
        <w:r w:rsidR="00E5044A">
          <w:rPr>
            <w:bCs/>
            <w:szCs w:val="24"/>
          </w:rPr>
          <w:t>, p &lt; 0.001</w:t>
        </w:r>
        <w:r w:rsidR="00E5044A">
          <w:rPr>
            <w:bCs/>
            <w:szCs w:val="24"/>
          </w:rPr>
          <w:t>)</w:t>
        </w:r>
      </w:ins>
      <w:ins w:id="357" w:author="Billy Mitchell [2]" w:date="2023-11-08T01:30:00Z">
        <w:r w:rsidR="00E5044A">
          <w:rPr>
            <w:bCs/>
            <w:szCs w:val="24"/>
          </w:rPr>
          <w:t>, and the pooled average of all motivations (t(504) = 4.19, p &lt; 0.001), but not challenge-seeking</w:t>
        </w:r>
      </w:ins>
      <w:ins w:id="358" w:author="Billy Mitchell [2]" w:date="2023-11-08T01:31:00Z">
        <w:r w:rsidR="00E5044A">
          <w:rPr>
            <w:bCs/>
            <w:szCs w:val="24"/>
          </w:rPr>
          <w:t xml:space="preserve"> (</w:t>
        </w:r>
        <w:r w:rsidR="00E5044A">
          <w:rPr>
            <w:bCs/>
            <w:szCs w:val="24"/>
          </w:rPr>
          <w:t xml:space="preserve">t(144) = </w:t>
        </w:r>
      </w:ins>
      <w:ins w:id="359" w:author="Billy Mitchell [2]" w:date="2023-11-08T01:32:00Z">
        <w:r w:rsidR="00E5044A">
          <w:rPr>
            <w:bCs/>
            <w:szCs w:val="24"/>
          </w:rPr>
          <w:t>2.05</w:t>
        </w:r>
      </w:ins>
      <w:ins w:id="360" w:author="Billy Mitchell [2]" w:date="2023-11-08T01:31:00Z">
        <w:r w:rsidR="00E5044A">
          <w:rPr>
            <w:bCs/>
            <w:szCs w:val="24"/>
          </w:rPr>
          <w:t xml:space="preserve">, p </w:t>
        </w:r>
      </w:ins>
      <w:ins w:id="361" w:author="Billy Mitchell [2]" w:date="2023-11-08T01:32:00Z">
        <w:r w:rsidR="00E5044A">
          <w:rPr>
            <w:bCs/>
            <w:szCs w:val="24"/>
          </w:rPr>
          <w:t>=0.289</w:t>
        </w:r>
      </w:ins>
      <w:ins w:id="362" w:author="Billy Mitchell [2]" w:date="2023-11-08T01:31:00Z">
        <w:r w:rsidR="00E5044A">
          <w:rPr>
            <w:bCs/>
            <w:szCs w:val="24"/>
          </w:rPr>
          <w:t>)</w:t>
        </w:r>
      </w:ins>
      <w:ins w:id="363" w:author="Billy Mitchell [2]" w:date="2023-11-08T01:30:00Z">
        <w:r w:rsidR="00E5044A">
          <w:rPr>
            <w:bCs/>
            <w:szCs w:val="24"/>
          </w:rPr>
          <w:t>, novelty-seeking</w:t>
        </w:r>
      </w:ins>
      <w:ins w:id="364" w:author="Billy Mitchell [2]" w:date="2023-11-08T01:31:00Z">
        <w:r w:rsidR="00E5044A">
          <w:rPr>
            <w:bCs/>
            <w:szCs w:val="24"/>
          </w:rPr>
          <w:t xml:space="preserve"> </w:t>
        </w:r>
        <w:r w:rsidR="00E5044A">
          <w:rPr>
            <w:bCs/>
            <w:szCs w:val="24"/>
          </w:rPr>
          <w:t xml:space="preserve">(t(144) = </w:t>
        </w:r>
      </w:ins>
      <w:ins w:id="365" w:author="Billy Mitchell [2]" w:date="2023-11-08T01:32:00Z">
        <w:r w:rsidR="00E5044A">
          <w:rPr>
            <w:bCs/>
            <w:szCs w:val="24"/>
          </w:rPr>
          <w:t>-1.38</w:t>
        </w:r>
      </w:ins>
      <w:ins w:id="366" w:author="Billy Mitchell [2]" w:date="2023-11-08T01:31:00Z">
        <w:r w:rsidR="00E5044A">
          <w:rPr>
            <w:bCs/>
            <w:szCs w:val="24"/>
          </w:rPr>
          <w:t xml:space="preserve">, p </w:t>
        </w:r>
      </w:ins>
      <w:ins w:id="367" w:author="Billy Mitchell [2]" w:date="2023-11-08T01:32:00Z">
        <w:r w:rsidR="00E5044A">
          <w:rPr>
            <w:bCs/>
            <w:szCs w:val="24"/>
          </w:rPr>
          <w:t>=</w:t>
        </w:r>
      </w:ins>
      <w:ins w:id="368" w:author="Billy Mitchell [2]" w:date="2023-11-08T01:31:00Z">
        <w:r w:rsidR="00E5044A">
          <w:rPr>
            <w:bCs/>
            <w:szCs w:val="24"/>
          </w:rPr>
          <w:t xml:space="preserve"> </w:t>
        </w:r>
      </w:ins>
      <w:ins w:id="369" w:author="Billy Mitchell [2]" w:date="2023-11-08T01:32:00Z">
        <w:r w:rsidR="00E5044A">
          <w:rPr>
            <w:bCs/>
            <w:szCs w:val="24"/>
          </w:rPr>
          <w:t>1.000</w:t>
        </w:r>
      </w:ins>
      <w:ins w:id="370" w:author="Billy Mitchell [2]" w:date="2023-11-08T01:31:00Z">
        <w:r w:rsidR="00E5044A">
          <w:rPr>
            <w:bCs/>
            <w:szCs w:val="24"/>
          </w:rPr>
          <w:t>)</w:t>
        </w:r>
      </w:ins>
      <w:ins w:id="371" w:author="Billy Mitchell [2]" w:date="2023-11-08T01:30:00Z">
        <w:r w:rsidR="00E5044A">
          <w:rPr>
            <w:bCs/>
            <w:szCs w:val="24"/>
          </w:rPr>
          <w:t>, payment</w:t>
        </w:r>
      </w:ins>
      <w:ins w:id="372" w:author="Billy Mitchell [2]" w:date="2023-11-08T01:31:00Z">
        <w:r w:rsidR="00E5044A">
          <w:rPr>
            <w:bCs/>
            <w:szCs w:val="24"/>
          </w:rPr>
          <w:t xml:space="preserve"> </w:t>
        </w:r>
        <w:r w:rsidR="00E5044A">
          <w:rPr>
            <w:bCs/>
            <w:szCs w:val="24"/>
          </w:rPr>
          <w:t xml:space="preserve">(t(144) = </w:t>
        </w:r>
      </w:ins>
      <w:ins w:id="373" w:author="Billy Mitchell [2]" w:date="2023-11-08T01:32:00Z">
        <w:r w:rsidR="00E5044A">
          <w:rPr>
            <w:bCs/>
            <w:szCs w:val="24"/>
          </w:rPr>
          <w:t>0.84</w:t>
        </w:r>
      </w:ins>
      <w:ins w:id="374" w:author="Billy Mitchell [2]" w:date="2023-11-08T01:31:00Z">
        <w:r w:rsidR="00E5044A">
          <w:rPr>
            <w:bCs/>
            <w:szCs w:val="24"/>
          </w:rPr>
          <w:t xml:space="preserve">, p </w:t>
        </w:r>
      </w:ins>
      <w:ins w:id="375" w:author="Billy Mitchell [2]" w:date="2023-11-08T01:32:00Z">
        <w:r w:rsidR="00E5044A">
          <w:rPr>
            <w:bCs/>
            <w:szCs w:val="24"/>
          </w:rPr>
          <w:t>= 1.000</w:t>
        </w:r>
      </w:ins>
      <w:ins w:id="376" w:author="Billy Mitchell [2]" w:date="2023-11-08T01:31:00Z">
        <w:r w:rsidR="00E5044A">
          <w:rPr>
            <w:bCs/>
            <w:szCs w:val="24"/>
          </w:rPr>
          <w:t>)</w:t>
        </w:r>
      </w:ins>
      <w:ins w:id="377" w:author="Billy Mitchell [2]" w:date="2023-11-08T01:30:00Z">
        <w:r w:rsidR="00E5044A">
          <w:rPr>
            <w:bCs/>
            <w:szCs w:val="24"/>
          </w:rPr>
          <w:t xml:space="preserve">, </w:t>
        </w:r>
      </w:ins>
      <w:ins w:id="378" w:author="Billy Mitchell [2]" w:date="2023-11-08T01:31:00Z">
        <w:r w:rsidR="00E5044A">
          <w:rPr>
            <w:bCs/>
            <w:szCs w:val="24"/>
          </w:rPr>
          <w:t>or science participation</w:t>
        </w:r>
      </w:ins>
      <w:ins w:id="379" w:author="Billy Mitchell [2]" w:date="2023-11-08T01:32:00Z">
        <w:r w:rsidR="00E5044A">
          <w:rPr>
            <w:bCs/>
            <w:szCs w:val="24"/>
          </w:rPr>
          <w:t xml:space="preserve"> </w:t>
        </w:r>
      </w:ins>
      <w:ins w:id="380" w:author="Billy Mitchell [2]" w:date="2023-11-08T01:31:00Z">
        <w:r w:rsidR="00E5044A">
          <w:rPr>
            <w:bCs/>
            <w:szCs w:val="24"/>
          </w:rPr>
          <w:t xml:space="preserve">(t(144) = </w:t>
        </w:r>
      </w:ins>
      <w:ins w:id="381" w:author="Billy Mitchell [2]" w:date="2023-11-08T01:33:00Z">
        <w:r w:rsidR="00E5044A">
          <w:rPr>
            <w:bCs/>
            <w:szCs w:val="24"/>
          </w:rPr>
          <w:t>0.81</w:t>
        </w:r>
      </w:ins>
      <w:ins w:id="382" w:author="Billy Mitchell [2]" w:date="2023-11-08T01:31:00Z">
        <w:r w:rsidR="00E5044A">
          <w:rPr>
            <w:bCs/>
            <w:szCs w:val="24"/>
          </w:rPr>
          <w:t xml:space="preserve">, p </w:t>
        </w:r>
      </w:ins>
      <w:ins w:id="383" w:author="Billy Mitchell [2]" w:date="2023-11-08T01:33:00Z">
        <w:r w:rsidR="00E5044A">
          <w:rPr>
            <w:bCs/>
            <w:szCs w:val="24"/>
          </w:rPr>
          <w:t>= 1.000</w:t>
        </w:r>
      </w:ins>
      <w:ins w:id="384" w:author="Billy Mitchell [2]" w:date="2023-11-08T01:31:00Z">
        <w:r w:rsidR="00E5044A">
          <w:rPr>
            <w:bCs/>
            <w:szCs w:val="24"/>
          </w:rPr>
          <w:t>)</w:t>
        </w:r>
        <w:r w:rsidR="00E5044A">
          <w:rPr>
            <w:bCs/>
            <w:szCs w:val="24"/>
          </w:rPr>
          <w:t>.</w:t>
        </w:r>
      </w:ins>
      <w:ins w:id="385" w:author="Billy Mitchell [2]" w:date="2023-11-08T01:28:00Z">
        <w:r w:rsidR="00E5044A">
          <w:rPr>
            <w:bCs/>
            <w:szCs w:val="24"/>
          </w:rPr>
          <w:t xml:space="preserve"> </w:t>
        </w:r>
      </w:ins>
      <w:del w:id="386" w:author="Billy Mitchell [2]" w:date="2023-11-08T00:56:00Z">
        <w:r w:rsidR="0075725E" w:rsidRPr="0075725E" w:rsidDel="00854F72">
          <w:rPr>
            <w:bCs/>
            <w:szCs w:val="24"/>
          </w:rPr>
          <w:delText xml:space="preserve">When asked about motivations for participating, thrill seeking (x = 65.7, 0 – 100 scale) was slightly above the average of all motivations (x = 52.0, sd = 28.5) and enjoyment of </w:delText>
        </w:r>
      </w:del>
      <w:del w:id="387" w:author="Billy Mitchell [2]" w:date="2023-11-08T00:59:00Z">
        <w:r w:rsidR="0075725E" w:rsidRPr="0075725E" w:rsidDel="00854F72">
          <w:rPr>
            <w:bCs/>
            <w:szCs w:val="24"/>
          </w:rPr>
          <w:delText xml:space="preserve">fear </w:delText>
        </w:r>
      </w:del>
      <w:del w:id="388" w:author="Billy Mitchell [2]" w:date="2023-11-08T00:58:00Z">
        <w:r w:rsidR="0075725E" w:rsidRPr="0075725E" w:rsidDel="00854F72">
          <w:rPr>
            <w:bCs/>
            <w:szCs w:val="24"/>
          </w:rPr>
          <w:delText xml:space="preserve">was just above the scale midpoint </w:delText>
        </w:r>
      </w:del>
      <w:del w:id="389" w:author="Billy Mitchell [2]" w:date="2023-11-08T00:59:00Z">
        <w:r w:rsidR="0075725E" w:rsidRPr="0075725E" w:rsidDel="00854F72">
          <w:rPr>
            <w:bCs/>
            <w:szCs w:val="24"/>
          </w:rPr>
          <w:delText>(</w:delText>
        </w:r>
      </w:del>
      <w:del w:id="390" w:author="Billy Mitchell [2]" w:date="2023-11-08T00:58:00Z">
        <w:r w:rsidR="0075725E" w:rsidRPr="0075725E" w:rsidDel="00854F72">
          <w:rPr>
            <w:bCs/>
            <w:szCs w:val="24"/>
          </w:rPr>
          <w:delText>x = 3.</w:delText>
        </w:r>
      </w:del>
      <w:del w:id="391" w:author="Billy Mitchell [2]" w:date="2023-11-08T00:57:00Z">
        <w:r w:rsidR="0075725E" w:rsidRPr="0075725E" w:rsidDel="00854F72">
          <w:rPr>
            <w:bCs/>
            <w:szCs w:val="24"/>
          </w:rPr>
          <w:delText>88</w:delText>
        </w:r>
      </w:del>
      <w:del w:id="392" w:author="Billy Mitchell [2]" w:date="2023-11-08T00:58:00Z">
        <w:r w:rsidR="0075725E" w:rsidRPr="0075725E" w:rsidDel="00854F72">
          <w:rPr>
            <w:bCs/>
            <w:szCs w:val="24"/>
          </w:rPr>
          <w:delText>, 0 – 6 scale</w:delText>
        </w:r>
      </w:del>
      <w:del w:id="393" w:author="Billy Mitchell [2]" w:date="2023-11-08T00:59:00Z">
        <w:r w:rsidR="0075725E" w:rsidRPr="0075725E" w:rsidDel="00854F72">
          <w:rPr>
            <w:bCs/>
            <w:szCs w:val="24"/>
          </w:rPr>
          <w:delText xml:space="preserve">). </w:delText>
        </w:r>
      </w:del>
      <w:r w:rsidR="0075725E" w:rsidRPr="0075725E">
        <w:rPr>
          <w:bCs/>
          <w:szCs w:val="24"/>
        </w:rPr>
        <w:t>This</w:t>
      </w:r>
      <w:ins w:id="394" w:author="Billy Mitchell [2]" w:date="2023-11-08T01:33:00Z">
        <w:r w:rsidR="00E5044A">
          <w:rPr>
            <w:bCs/>
            <w:szCs w:val="24"/>
          </w:rPr>
          <w:t xml:space="preserve"> may suggest that </w:t>
        </w:r>
      </w:ins>
      <w:del w:id="395" w:author="Billy Mitchell [2]" w:date="2023-11-08T01:33:00Z">
        <w:r w:rsidR="0075725E" w:rsidRPr="0075725E" w:rsidDel="00E5044A">
          <w:rPr>
            <w:bCs/>
            <w:szCs w:val="24"/>
          </w:rPr>
          <w:delText xml:space="preserve"> means that </w:delText>
        </w:r>
      </w:del>
      <w:r w:rsidR="0075725E" w:rsidRPr="0075725E">
        <w:rPr>
          <w:bCs/>
          <w:szCs w:val="24"/>
        </w:rPr>
        <w:t xml:space="preserve">our participants </w:t>
      </w:r>
      <w:del w:id="396" w:author="Billy Mitchell [2]" w:date="2023-11-08T01:34:00Z">
        <w:r w:rsidR="0075725E" w:rsidRPr="0075725E" w:rsidDel="00E5044A">
          <w:rPr>
            <w:bCs/>
            <w:szCs w:val="24"/>
          </w:rPr>
          <w:delText>may have</w:delText>
        </w:r>
      </w:del>
      <w:del w:id="397" w:author="Billy Mitchell [2]" w:date="2023-11-08T01:33:00Z">
        <w:r w:rsidR="0075725E" w:rsidRPr="0075725E" w:rsidDel="00E5044A">
          <w:rPr>
            <w:bCs/>
            <w:szCs w:val="24"/>
          </w:rPr>
          <w:delText xml:space="preserve"> had</w:delText>
        </w:r>
      </w:del>
      <w:ins w:id="398" w:author="Billy Mitchell [2]" w:date="2023-11-08T01:35:00Z">
        <w:r w:rsidR="00E5044A">
          <w:rPr>
            <w:bCs/>
            <w:szCs w:val="24"/>
          </w:rPr>
          <w:t>were</w:t>
        </w:r>
      </w:ins>
      <w:ins w:id="399" w:author="Billy Mitchell [2]" w:date="2023-11-08T01:34:00Z">
        <w:r w:rsidR="00E5044A">
          <w:rPr>
            <w:bCs/>
            <w:szCs w:val="24"/>
          </w:rPr>
          <w:t xml:space="preserve"> slightly </w:t>
        </w:r>
      </w:ins>
      <w:ins w:id="400" w:author="Billy Mitchell [2]" w:date="2023-11-08T01:35:00Z">
        <w:r w:rsidR="00E5044A">
          <w:rPr>
            <w:bCs/>
            <w:szCs w:val="24"/>
          </w:rPr>
          <w:t xml:space="preserve">higher in </w:t>
        </w:r>
      </w:ins>
      <w:ins w:id="401" w:author="Billy Mitchell [2]" w:date="2023-11-08T01:34:00Z">
        <w:r w:rsidR="00E5044A">
          <w:rPr>
            <w:bCs/>
            <w:szCs w:val="24"/>
          </w:rPr>
          <w:t xml:space="preserve">thrill-seeking </w:t>
        </w:r>
      </w:ins>
      <w:ins w:id="402" w:author="Billy Mitchell [2]" w:date="2023-11-08T01:35:00Z">
        <w:r w:rsidR="00E5044A">
          <w:rPr>
            <w:bCs/>
            <w:szCs w:val="24"/>
          </w:rPr>
          <w:t xml:space="preserve">motivations </w:t>
        </w:r>
      </w:ins>
      <w:ins w:id="403" w:author="Billy Mitchell [2]" w:date="2023-11-08T01:34:00Z">
        <w:r w:rsidR="00E5044A">
          <w:rPr>
            <w:bCs/>
            <w:szCs w:val="24"/>
          </w:rPr>
          <w:t>relative</w:t>
        </w:r>
      </w:ins>
      <w:del w:id="404" w:author="Billy Mitchell [2]" w:date="2023-11-08T01:34:00Z">
        <w:r w:rsidR="0075725E" w:rsidRPr="0075725E" w:rsidDel="00E5044A">
          <w:rPr>
            <w:bCs/>
            <w:szCs w:val="24"/>
          </w:rPr>
          <w:delText xml:space="preserve"> somewhat atypical </w:delText>
        </w:r>
      </w:del>
      <w:del w:id="405" w:author="Billy Mitchell [2]" w:date="2023-11-08T01:33:00Z">
        <w:r w:rsidR="0075725E" w:rsidRPr="0075725E" w:rsidDel="00E5044A">
          <w:rPr>
            <w:bCs/>
            <w:szCs w:val="24"/>
          </w:rPr>
          <w:delText xml:space="preserve">regulatory motivations </w:delText>
        </w:r>
      </w:del>
      <w:del w:id="406" w:author="Billy Mitchell [2]" w:date="2023-11-08T01:34:00Z">
        <w:r w:rsidR="0075725E" w:rsidRPr="0075725E" w:rsidDel="00E5044A">
          <w:rPr>
            <w:bCs/>
            <w:szCs w:val="24"/>
          </w:rPr>
          <w:delText>relative</w:delText>
        </w:r>
      </w:del>
      <w:r w:rsidR="0075725E" w:rsidRPr="0075725E">
        <w:rPr>
          <w:bCs/>
          <w:szCs w:val="24"/>
        </w:rPr>
        <w:t xml:space="preserve"> to </w:t>
      </w:r>
      <w:ins w:id="407" w:author="Billy Mitchell [2]" w:date="2023-11-08T01:36:00Z">
        <w:r w:rsidR="00E5044A">
          <w:rPr>
            <w:bCs/>
            <w:szCs w:val="24"/>
          </w:rPr>
          <w:t xml:space="preserve">what we might expect to find in </w:t>
        </w:r>
      </w:ins>
      <w:del w:id="408" w:author="Billy Mitchell [2]" w:date="2023-11-08T01:34:00Z">
        <w:r w:rsidR="0075725E" w:rsidRPr="0075725E" w:rsidDel="00E5044A">
          <w:rPr>
            <w:bCs/>
            <w:szCs w:val="24"/>
          </w:rPr>
          <w:delText>individuals who do not willingly sign up for haunted house studies</w:delText>
        </w:r>
      </w:del>
      <w:ins w:id="409" w:author="Billy Mitchell [2]" w:date="2023-11-08T01:34:00Z">
        <w:r w:rsidR="00E5044A">
          <w:rPr>
            <w:bCs/>
            <w:szCs w:val="24"/>
          </w:rPr>
          <w:t>an average population</w:t>
        </w:r>
      </w:ins>
      <w:r w:rsidR="0075725E" w:rsidRPr="0075725E">
        <w:rPr>
          <w:bCs/>
          <w:szCs w:val="24"/>
        </w:rPr>
        <w:t>.</w:t>
      </w:r>
      <w:moveToRangeEnd w:id="272"/>
      <w:ins w:id="410" w:author="Billy Mitchell [2]" w:date="2023-11-08T01:35:00Z">
        <w:r w:rsidR="00E5044A">
          <w:rPr>
            <w:bCs/>
            <w:szCs w:val="24"/>
          </w:rPr>
          <w:t xml:space="preserve"> </w:t>
        </w:r>
      </w:ins>
    </w:p>
    <w:p w14:paraId="3B9DD7BD" w14:textId="229773B1" w:rsidR="00967F10" w:rsidRPr="003E3464" w:rsidRDefault="00C0787A" w:rsidP="000967D7">
      <w:pPr>
        <w:spacing w:after="0" w:line="480" w:lineRule="auto"/>
        <w:ind w:left="0" w:firstLine="720"/>
        <w:rPr>
          <w:ins w:id="411" w:author="Jennifer L." w:date="2023-11-07T23:42:00Z"/>
          <w:bCs/>
          <w:szCs w:val="24"/>
          <w:rPrChange w:id="412" w:author="Billy Mitchell [2]" w:date="2023-11-08T00:13:00Z">
            <w:rPr>
              <w:ins w:id="413" w:author="Jennifer L." w:date="2023-11-07T23:42:00Z"/>
              <w:b/>
              <w:szCs w:val="24"/>
            </w:rPr>
          </w:rPrChange>
        </w:rPr>
      </w:pPr>
      <w:ins w:id="414" w:author="Billy Mitchell [2]" w:date="2023-11-08T01:42:00Z">
        <w:r>
          <w:rPr>
            <w:b/>
            <w:szCs w:val="24"/>
          </w:rPr>
          <w:t xml:space="preserve">Study setting motivated spontaneous emotion regulation. </w:t>
        </w:r>
      </w:ins>
      <w:ins w:id="415" w:author="Billy Mitchell [2]" w:date="2023-11-08T01:35:00Z">
        <w:r w:rsidR="00E5044A">
          <w:rPr>
            <w:bCs/>
            <w:szCs w:val="24"/>
          </w:rPr>
          <w:t xml:space="preserve">Second, </w:t>
        </w:r>
      </w:ins>
      <w:ins w:id="416" w:author="Billy Mitchell [2]" w:date="2023-11-08T01:37:00Z">
        <w:r>
          <w:rPr>
            <w:bCs/>
            <w:szCs w:val="24"/>
          </w:rPr>
          <w:t xml:space="preserve">because haunted houses are widely </w:t>
        </w:r>
      </w:ins>
      <w:proofErr w:type="gramStart"/>
      <w:ins w:id="417" w:author="Billy Mitchell [2]" w:date="2023-11-08T01:42:00Z">
        <w:r>
          <w:rPr>
            <w:bCs/>
            <w:szCs w:val="24"/>
          </w:rPr>
          <w:t>engaged with</w:t>
        </w:r>
      </w:ins>
      <w:proofErr w:type="gramEnd"/>
      <w:ins w:id="418" w:author="Billy Mitchell [2]" w:date="2023-11-08T01:37:00Z">
        <w:r>
          <w:rPr>
            <w:bCs/>
            <w:szCs w:val="24"/>
          </w:rPr>
          <w:t xml:space="preserve"> as entertainment, </w:t>
        </w:r>
      </w:ins>
      <w:ins w:id="419" w:author="Billy Mitchell [2]" w:date="2023-11-08T00:19:00Z">
        <w:r w:rsidR="003E3464">
          <w:rPr>
            <w:bCs/>
            <w:szCs w:val="24"/>
          </w:rPr>
          <w:t>participants may be less inclined to self-regulate</w:t>
        </w:r>
      </w:ins>
      <w:ins w:id="420" w:author="Billy Mitchell [2]" w:date="2023-11-08T00:20:00Z">
        <w:r w:rsidR="003E3464">
          <w:rPr>
            <w:bCs/>
            <w:szCs w:val="24"/>
          </w:rPr>
          <w:t xml:space="preserve">, regardless of </w:t>
        </w:r>
      </w:ins>
      <w:ins w:id="421" w:author="Billy Mitchell [2]" w:date="2023-11-08T01:42:00Z">
        <w:r>
          <w:rPr>
            <w:bCs/>
            <w:szCs w:val="24"/>
          </w:rPr>
          <w:t xml:space="preserve">which </w:t>
        </w:r>
      </w:ins>
      <w:ins w:id="422" w:author="Billy Mitchell [2]" w:date="2023-11-08T00:20:00Z">
        <w:r w:rsidR="003E3464">
          <w:rPr>
            <w:bCs/>
            <w:szCs w:val="24"/>
          </w:rPr>
          <w:t>strategy</w:t>
        </w:r>
      </w:ins>
      <w:ins w:id="423" w:author="Billy Mitchell [2]" w:date="2023-11-08T01:42:00Z">
        <w:r>
          <w:rPr>
            <w:bCs/>
            <w:szCs w:val="24"/>
          </w:rPr>
          <w:t xml:space="preserve"> they use</w:t>
        </w:r>
      </w:ins>
      <w:ins w:id="424" w:author="Billy Mitchell [2]" w:date="2023-11-08T01:43:00Z">
        <w:r>
          <w:rPr>
            <w:bCs/>
            <w:szCs w:val="24"/>
          </w:rPr>
          <w:t>, which would pose an issue for our primary analysis</w:t>
        </w:r>
      </w:ins>
      <w:ins w:id="425" w:author="Billy Mitchell [2]" w:date="2023-11-08T00:19:00Z">
        <w:r w:rsidR="003E3464">
          <w:rPr>
            <w:bCs/>
            <w:szCs w:val="24"/>
          </w:rPr>
          <w:t xml:space="preserve">. </w:t>
        </w:r>
      </w:ins>
      <w:ins w:id="426" w:author="Billy Mitchell [2]" w:date="2023-11-08T01:59:00Z">
        <w:r w:rsidR="00D124F4">
          <w:rPr>
            <w:bCs/>
            <w:szCs w:val="24"/>
          </w:rPr>
          <w:t>Within the pilot</w:t>
        </w:r>
      </w:ins>
      <w:ins w:id="427" w:author="Billy Mitchell [2]" w:date="2023-11-08T02:00:00Z">
        <w:r w:rsidR="00D124F4">
          <w:rPr>
            <w:bCs/>
            <w:szCs w:val="24"/>
          </w:rPr>
          <w:t xml:space="preserve"> study</w:t>
        </w:r>
      </w:ins>
      <w:ins w:id="428" w:author="Billy Mitchell [2]" w:date="2023-11-08T01:59:00Z">
        <w:r w:rsidR="00D124F4">
          <w:rPr>
            <w:bCs/>
            <w:szCs w:val="24"/>
          </w:rPr>
          <w:t>, we</w:t>
        </w:r>
      </w:ins>
      <w:ins w:id="429" w:author="Billy Mitchell [2]" w:date="2023-11-08T02:00:00Z">
        <w:r w:rsidR="00D124F4">
          <w:rPr>
            <w:bCs/>
            <w:szCs w:val="24"/>
          </w:rPr>
          <w:t xml:space="preserve"> </w:t>
        </w:r>
      </w:ins>
      <w:ins w:id="430" w:author="Billy Mitchell [2]" w:date="2023-11-08T02:01:00Z">
        <w:r w:rsidR="00D124F4">
          <w:rPr>
            <w:bCs/>
            <w:szCs w:val="24"/>
          </w:rPr>
          <w:t>found</w:t>
        </w:r>
      </w:ins>
      <w:ins w:id="431" w:author="Billy Mitchell [2]" w:date="2023-11-08T02:00:00Z">
        <w:r w:rsidR="00D124F4">
          <w:rPr>
            <w:bCs/>
            <w:szCs w:val="24"/>
          </w:rPr>
          <w:t xml:space="preserve"> </w:t>
        </w:r>
        <w:r w:rsidR="00D124F4">
          <w:rPr>
            <w:bCs/>
            <w:szCs w:val="24"/>
          </w:rPr>
          <w:t>a positive association between state anxiety measured immediately before the haunted house and the amount of effort</w:t>
        </w:r>
      </w:ins>
      <w:ins w:id="432" w:author="Billy Mitchell [2]" w:date="2023-11-08T02:01:00Z">
        <w:r w:rsidR="00D124F4">
          <w:rPr>
            <w:bCs/>
            <w:szCs w:val="24"/>
          </w:rPr>
          <w:t xml:space="preserve"> that participants devoted</w:t>
        </w:r>
      </w:ins>
      <w:ins w:id="433" w:author="Billy Mitchell [2]" w:date="2023-11-08T02:00:00Z">
        <w:r w:rsidR="00D124F4">
          <w:rPr>
            <w:bCs/>
            <w:szCs w:val="24"/>
          </w:rPr>
          <w:t xml:space="preserve"> to self-regulat</w:t>
        </w:r>
      </w:ins>
      <w:ins w:id="434" w:author="Billy Mitchell [2]" w:date="2023-11-08T02:01:00Z">
        <w:r w:rsidR="00D124F4">
          <w:rPr>
            <w:bCs/>
            <w:szCs w:val="24"/>
          </w:rPr>
          <w:t>ing</w:t>
        </w:r>
      </w:ins>
      <w:ins w:id="435" w:author="Billy Mitchell [2]" w:date="2023-11-08T02:00:00Z">
        <w:r w:rsidR="00D124F4">
          <w:rPr>
            <w:bCs/>
            <w:szCs w:val="24"/>
          </w:rPr>
          <w:t xml:space="preserve"> on average</w:t>
        </w:r>
      </w:ins>
      <w:ins w:id="436" w:author="Billy Mitchell [2]" w:date="2023-11-08T02:04:00Z">
        <w:r w:rsidR="00D124F4">
          <w:rPr>
            <w:bCs/>
            <w:szCs w:val="24"/>
          </w:rPr>
          <w:t xml:space="preserve"> (</w:t>
        </w:r>
      </w:ins>
      <w:ins w:id="437" w:author="Billy Mitchell [2]" w:date="2023-11-08T02:05:00Z">
        <w:r w:rsidR="00D124F4" w:rsidRPr="00D124F4">
          <w:rPr>
            <w:bCs/>
            <w:szCs w:val="24"/>
            <w:highlight w:val="yellow"/>
            <w:rPrChange w:id="438" w:author="Billy Mitchell [2]" w:date="2023-11-08T02:05:00Z">
              <w:rPr>
                <w:bCs/>
                <w:szCs w:val="24"/>
              </w:rPr>
            </w:rPrChange>
          </w:rPr>
          <w:t>RESULTS</w:t>
        </w:r>
      </w:ins>
      <w:ins w:id="439" w:author="Billy Mitchell [2]" w:date="2023-11-08T02:04:00Z">
        <w:r w:rsidR="00D124F4">
          <w:rPr>
            <w:bCs/>
            <w:szCs w:val="24"/>
          </w:rPr>
          <w:t>)</w:t>
        </w:r>
      </w:ins>
      <w:ins w:id="440" w:author="Billy Mitchell [2]" w:date="2023-11-08T02:00:00Z">
        <w:r w:rsidR="00D124F4">
          <w:rPr>
            <w:bCs/>
            <w:szCs w:val="24"/>
          </w:rPr>
          <w:t>,</w:t>
        </w:r>
      </w:ins>
      <w:ins w:id="441" w:author="Billy Mitchell [2]" w:date="2023-11-08T02:01:00Z">
        <w:r w:rsidR="00D124F4">
          <w:rPr>
            <w:bCs/>
            <w:szCs w:val="24"/>
          </w:rPr>
          <w:t xml:space="preserve"> as well as a p</w:t>
        </w:r>
      </w:ins>
      <w:ins w:id="442" w:author="Billy Mitchell [2]" w:date="2023-11-08T02:02:00Z">
        <w:r w:rsidR="00D124F4">
          <w:rPr>
            <w:bCs/>
            <w:szCs w:val="24"/>
          </w:rPr>
          <w:t>ositive association between the</w:t>
        </w:r>
      </w:ins>
      <w:ins w:id="443" w:author="Billy Mitchell [2]" w:date="2023-11-08T02:00:00Z">
        <w:r w:rsidR="00D124F4">
          <w:rPr>
            <w:bCs/>
            <w:szCs w:val="24"/>
          </w:rPr>
          <w:t xml:space="preserve"> average negative affective intensity</w:t>
        </w:r>
      </w:ins>
      <w:ins w:id="444" w:author="Billy Mitchell [2]" w:date="2023-11-08T02:02:00Z">
        <w:r w:rsidR="00D124F4">
          <w:rPr>
            <w:bCs/>
            <w:szCs w:val="24"/>
          </w:rPr>
          <w:t xml:space="preserve"> of an event</w:t>
        </w:r>
      </w:ins>
      <w:ins w:id="445" w:author="Billy Mitchell [2]" w:date="2023-11-08T02:00:00Z">
        <w:r w:rsidR="00D124F4">
          <w:rPr>
            <w:bCs/>
            <w:szCs w:val="24"/>
          </w:rPr>
          <w:t xml:space="preserve"> and</w:t>
        </w:r>
      </w:ins>
      <w:ins w:id="446" w:author="Billy Mitchell [2]" w:date="2023-11-08T02:02:00Z">
        <w:r w:rsidR="00D124F4">
          <w:rPr>
            <w:bCs/>
            <w:szCs w:val="24"/>
          </w:rPr>
          <w:t xml:space="preserve"> how much effort participants devoted to self-regulating that event</w:t>
        </w:r>
      </w:ins>
      <w:ins w:id="447" w:author="Billy Mitchell [2]" w:date="2023-11-08T02:05:00Z">
        <w:r w:rsidR="00D124F4">
          <w:rPr>
            <w:bCs/>
            <w:szCs w:val="24"/>
          </w:rPr>
          <w:t xml:space="preserve"> (</w:t>
        </w:r>
        <w:r w:rsidR="00D124F4" w:rsidRPr="00D124F4">
          <w:rPr>
            <w:bCs/>
            <w:szCs w:val="24"/>
            <w:highlight w:val="yellow"/>
            <w:rPrChange w:id="448" w:author="Billy Mitchell [2]" w:date="2023-11-08T02:05:00Z">
              <w:rPr>
                <w:bCs/>
                <w:szCs w:val="24"/>
              </w:rPr>
            </w:rPrChange>
          </w:rPr>
          <w:t>RESULTS</w:t>
        </w:r>
        <w:r w:rsidR="00D124F4">
          <w:rPr>
            <w:bCs/>
            <w:szCs w:val="24"/>
          </w:rPr>
          <w:t>)</w:t>
        </w:r>
      </w:ins>
      <w:ins w:id="449" w:author="Billy Mitchell [2]" w:date="2023-11-08T02:00:00Z">
        <w:r w:rsidR="00D124F4">
          <w:rPr>
            <w:bCs/>
            <w:szCs w:val="24"/>
          </w:rPr>
          <w:t>.</w:t>
        </w:r>
      </w:ins>
      <w:ins w:id="450" w:author="Billy Mitchell [2]" w:date="2023-11-08T02:03:00Z">
        <w:r w:rsidR="00D124F4">
          <w:rPr>
            <w:bCs/>
            <w:szCs w:val="24"/>
          </w:rPr>
          <w:t xml:space="preserve"> Both suggest, as expected, that </w:t>
        </w:r>
        <w:proofErr w:type="gramStart"/>
        <w:r w:rsidR="00D124F4">
          <w:rPr>
            <w:bCs/>
            <w:szCs w:val="24"/>
          </w:rPr>
          <w:t>participants do</w:t>
        </w:r>
        <w:proofErr w:type="gramEnd"/>
        <w:r w:rsidR="00D124F4">
          <w:rPr>
            <w:bCs/>
            <w:szCs w:val="24"/>
          </w:rPr>
          <w:t xml:space="preserve"> </w:t>
        </w:r>
      </w:ins>
      <w:ins w:id="451" w:author="Billy Mitchell [2]" w:date="2023-11-08T02:04:00Z">
        <w:r w:rsidR="00D124F4">
          <w:rPr>
            <w:bCs/>
            <w:szCs w:val="24"/>
          </w:rPr>
          <w:t>self-regulate their emotions without researcher</w:t>
        </w:r>
      </w:ins>
      <w:ins w:id="452" w:author="Billy Mitchell [2]" w:date="2023-11-08T02:05:00Z">
        <w:r w:rsidR="00D124F4">
          <w:rPr>
            <w:bCs/>
            <w:szCs w:val="24"/>
          </w:rPr>
          <w:t>-</w:t>
        </w:r>
      </w:ins>
      <w:ins w:id="453" w:author="Billy Mitchell [2]" w:date="2023-11-08T02:04:00Z">
        <w:r w:rsidR="00D124F4">
          <w:rPr>
            <w:bCs/>
            <w:szCs w:val="24"/>
          </w:rPr>
          <w:t xml:space="preserve">prompting within this setting. </w:t>
        </w:r>
      </w:ins>
      <w:ins w:id="454" w:author="Billy Mitchell [2]" w:date="2023-11-08T02:02:00Z">
        <w:r w:rsidR="00D124F4">
          <w:rPr>
            <w:bCs/>
            <w:szCs w:val="24"/>
          </w:rPr>
          <w:t>However, self-regulation effort was not assessed</w:t>
        </w:r>
      </w:ins>
      <w:ins w:id="455" w:author="Billy Mitchell [2]" w:date="2023-11-08T02:03:00Z">
        <w:r w:rsidR="00D124F4">
          <w:rPr>
            <w:bCs/>
            <w:szCs w:val="24"/>
          </w:rPr>
          <w:t xml:space="preserve"> within Study 1</w:t>
        </w:r>
      </w:ins>
      <w:ins w:id="456" w:author="Billy Mitchell [2]" w:date="2023-11-08T02:04:00Z">
        <w:r w:rsidR="00D124F4">
          <w:rPr>
            <w:bCs/>
            <w:szCs w:val="24"/>
          </w:rPr>
          <w:t xml:space="preserve">. </w:t>
        </w:r>
      </w:ins>
      <w:ins w:id="457" w:author="Billy Mitchell [2]" w:date="2023-11-08T02:06:00Z">
        <w:r w:rsidR="00D124F4">
          <w:rPr>
            <w:bCs/>
            <w:szCs w:val="24"/>
          </w:rPr>
          <w:t xml:space="preserve">As such, we hypothesized that if self-regulation is occurring and abiding by predictable patterns, </w:t>
        </w:r>
        <w:r w:rsidR="00D124F4">
          <w:rPr>
            <w:bCs/>
            <w:szCs w:val="24"/>
          </w:rPr>
          <w:t>we should observe</w:t>
        </w:r>
      </w:ins>
      <w:ins w:id="458" w:author="Billy Mitchell [2]" w:date="2023-11-08T01:45:00Z">
        <w:r>
          <w:rPr>
            <w:bCs/>
            <w:szCs w:val="24"/>
          </w:rPr>
          <w:t xml:space="preserve"> a negative association between</w:t>
        </w:r>
      </w:ins>
      <w:ins w:id="459" w:author="Billy Mitchell [2]" w:date="2023-11-08T02:06:00Z">
        <w:r w:rsidR="00D124F4">
          <w:rPr>
            <w:bCs/>
            <w:szCs w:val="24"/>
          </w:rPr>
          <w:t xml:space="preserve"> the</w:t>
        </w:r>
      </w:ins>
      <w:ins w:id="460" w:author="Billy Mitchell [2]" w:date="2023-11-08T01:45:00Z">
        <w:r>
          <w:rPr>
            <w:bCs/>
            <w:szCs w:val="24"/>
          </w:rPr>
          <w:t xml:space="preserve"> number of events regulated and fear enjoyment, </w:t>
        </w:r>
      </w:ins>
      <w:ins w:id="461" w:author="Billy Mitchell [2]" w:date="2023-11-08T01:46:00Z">
        <w:r>
          <w:rPr>
            <w:bCs/>
            <w:szCs w:val="24"/>
          </w:rPr>
          <w:t xml:space="preserve">a positive association between </w:t>
        </w:r>
      </w:ins>
      <w:ins w:id="462" w:author="Billy Mitchell [2]" w:date="2023-11-08T02:06:00Z">
        <w:r w:rsidR="00D124F4">
          <w:rPr>
            <w:bCs/>
            <w:szCs w:val="24"/>
          </w:rPr>
          <w:t xml:space="preserve">the </w:t>
        </w:r>
      </w:ins>
      <w:ins w:id="463" w:author="Billy Mitchell [2]" w:date="2023-11-08T01:46:00Z">
        <w:r>
          <w:rPr>
            <w:bCs/>
            <w:szCs w:val="24"/>
          </w:rPr>
          <w:t>number of events regulated and self-reported startle-sensitivity, a positive association between</w:t>
        </w:r>
      </w:ins>
      <w:ins w:id="464" w:author="Billy Mitchell [2]" w:date="2023-11-08T02:07:00Z">
        <w:r w:rsidR="00D124F4" w:rsidRPr="00D124F4">
          <w:rPr>
            <w:bCs/>
            <w:szCs w:val="24"/>
          </w:rPr>
          <w:t xml:space="preserve"> </w:t>
        </w:r>
        <w:r w:rsidR="00D124F4">
          <w:rPr>
            <w:bCs/>
            <w:szCs w:val="24"/>
          </w:rPr>
          <w:t>the number of events regulated</w:t>
        </w:r>
      </w:ins>
      <w:ins w:id="465" w:author="Billy Mitchell [2]" w:date="2023-11-08T01:46:00Z">
        <w:r>
          <w:rPr>
            <w:bCs/>
            <w:szCs w:val="24"/>
          </w:rPr>
          <w:t xml:space="preserve"> </w:t>
        </w:r>
      </w:ins>
      <w:ins w:id="466" w:author="Billy Mitchell [2]" w:date="2023-11-08T01:47:00Z">
        <w:r>
          <w:rPr>
            <w:bCs/>
            <w:szCs w:val="24"/>
          </w:rPr>
          <w:t>and</w:t>
        </w:r>
      </w:ins>
      <w:ins w:id="467" w:author="Billy Mitchell [2]" w:date="2023-11-08T01:48:00Z">
        <w:r w:rsidR="006C0952">
          <w:rPr>
            <w:bCs/>
            <w:szCs w:val="24"/>
          </w:rPr>
          <w:t xml:space="preserve"> </w:t>
        </w:r>
      </w:ins>
      <w:ins w:id="468" w:author="Billy Mitchell [2]" w:date="2023-11-08T02:07:00Z">
        <w:r w:rsidR="00D124F4">
          <w:rPr>
            <w:bCs/>
            <w:szCs w:val="24"/>
          </w:rPr>
          <w:t>state anxiety measured immediately before the haunted house</w:t>
        </w:r>
      </w:ins>
      <w:ins w:id="469" w:author="Billy Mitchell [2]" w:date="2023-11-08T01:48:00Z">
        <w:r w:rsidR="006C0952">
          <w:rPr>
            <w:bCs/>
            <w:szCs w:val="24"/>
          </w:rPr>
          <w:t xml:space="preserve">. </w:t>
        </w:r>
      </w:ins>
      <w:ins w:id="470" w:author="Billy Mitchell [2]" w:date="2023-11-08T02:07:00Z">
        <w:r w:rsidR="00D124F4">
          <w:rPr>
            <w:bCs/>
            <w:szCs w:val="24"/>
          </w:rPr>
          <w:t>We found that (</w:t>
        </w:r>
        <w:r w:rsidR="00D124F4" w:rsidRPr="00D124F4">
          <w:rPr>
            <w:bCs/>
            <w:szCs w:val="24"/>
            <w:highlight w:val="yellow"/>
            <w:rPrChange w:id="471" w:author="Billy Mitchell [2]" w:date="2023-11-08T02:07:00Z">
              <w:rPr>
                <w:bCs/>
                <w:szCs w:val="24"/>
              </w:rPr>
            </w:rPrChange>
          </w:rPr>
          <w:t>RESULTS</w:t>
        </w:r>
        <w:r w:rsidR="00D124F4">
          <w:rPr>
            <w:bCs/>
            <w:szCs w:val="24"/>
          </w:rPr>
          <w:t xml:space="preserve">). </w:t>
        </w:r>
      </w:ins>
    </w:p>
    <w:p w14:paraId="6A328CD0" w14:textId="1358400C" w:rsidR="00B468B9" w:rsidRDefault="000960FE" w:rsidP="000967D7">
      <w:pPr>
        <w:spacing w:after="0" w:line="480" w:lineRule="auto"/>
        <w:ind w:left="0" w:firstLine="720"/>
        <w:rPr>
          <w:ins w:id="472" w:author="Jennifer L." w:date="2023-11-07T22:47:00Z"/>
          <w:bCs/>
          <w:szCs w:val="24"/>
        </w:rPr>
      </w:pPr>
      <w:del w:id="473" w:author="Billy Mitchell [2]" w:date="2023-11-07T19:34:00Z">
        <w:r w:rsidDel="00C22311">
          <w:rPr>
            <w:b/>
            <w:szCs w:val="24"/>
          </w:rPr>
          <w:delText>Covariates</w:delText>
        </w:r>
      </w:del>
      <w:ins w:id="474" w:author="Billy Mitchell [2]" w:date="2023-11-07T19:34:00Z">
        <w:r w:rsidR="00C22311">
          <w:rPr>
            <w:b/>
            <w:szCs w:val="24"/>
          </w:rPr>
          <w:t>Nuisance Variables</w:t>
        </w:r>
      </w:ins>
      <w:r>
        <w:rPr>
          <w:b/>
          <w:szCs w:val="24"/>
        </w:rPr>
        <w:t>.</w:t>
      </w:r>
      <w:r>
        <w:rPr>
          <w:bCs/>
          <w:szCs w:val="24"/>
        </w:rPr>
        <w:t xml:space="preserve"> </w:t>
      </w:r>
      <w:ins w:id="475" w:author="Billy Mitchell [2]" w:date="2023-11-07T19:43:00Z">
        <w:r w:rsidR="00715EC3" w:rsidRPr="00715EC3">
          <w:rPr>
            <w:bCs/>
            <w:szCs w:val="24"/>
          </w:rPr>
          <w:t xml:space="preserve">Prior to our </w:t>
        </w:r>
        <w:r w:rsidR="00715EC3">
          <w:rPr>
            <w:bCs/>
            <w:szCs w:val="24"/>
          </w:rPr>
          <w:t>primary</w:t>
        </w:r>
        <w:r w:rsidR="00715EC3" w:rsidRPr="00715EC3">
          <w:rPr>
            <w:bCs/>
            <w:szCs w:val="24"/>
          </w:rPr>
          <w:t xml:space="preserve"> analyses, we evaluated the impact of several nuisance variables. These are variables that, according to existing research, might confound the </w:t>
        </w:r>
        <w:r w:rsidR="00715EC3" w:rsidRPr="00715EC3">
          <w:rPr>
            <w:bCs/>
            <w:szCs w:val="24"/>
          </w:rPr>
          <w:lastRenderedPageBreak/>
          <w:t xml:space="preserve">relationship between affective intensity and strategy usage, </w:t>
        </w:r>
      </w:ins>
      <w:ins w:id="476" w:author="Billy Mitchell [2]" w:date="2023-11-07T20:17:00Z">
        <w:r w:rsidR="00224DAE">
          <w:rPr>
            <w:bCs/>
            <w:szCs w:val="24"/>
          </w:rPr>
          <w:t xml:space="preserve">but </w:t>
        </w:r>
      </w:ins>
      <w:ins w:id="477" w:author="Billy Mitchell [2]" w:date="2023-11-07T19:43:00Z">
        <w:r w:rsidR="00715EC3" w:rsidRPr="00715EC3">
          <w:rPr>
            <w:bCs/>
            <w:szCs w:val="24"/>
          </w:rPr>
          <w:t xml:space="preserve">do not hold theoretical relevance for </w:t>
        </w:r>
      </w:ins>
      <w:ins w:id="478" w:author="Billy Mitchell [2]" w:date="2023-11-07T20:17:00Z">
        <w:r w:rsidR="00224DAE">
          <w:rPr>
            <w:bCs/>
            <w:szCs w:val="24"/>
          </w:rPr>
          <w:t>these experiments</w:t>
        </w:r>
      </w:ins>
      <w:ins w:id="479" w:author="Billy Mitchell [2]" w:date="2023-11-07T19:49:00Z">
        <w:r w:rsidR="00715EC3">
          <w:rPr>
            <w:bCs/>
            <w:szCs w:val="24"/>
          </w:rPr>
          <w:t xml:space="preserve">. </w:t>
        </w:r>
      </w:ins>
      <w:ins w:id="480" w:author="Billy Mitchell [2]" w:date="2023-11-07T20:15:00Z">
        <w:r w:rsidR="00224DAE">
          <w:rPr>
            <w:bCs/>
            <w:szCs w:val="24"/>
          </w:rPr>
          <w:t>Examples</w:t>
        </w:r>
      </w:ins>
      <w:ins w:id="481" w:author="Billy Mitchell [2]" w:date="2023-11-07T19:50:00Z">
        <w:r w:rsidR="00715EC3">
          <w:rPr>
            <w:bCs/>
            <w:szCs w:val="24"/>
          </w:rPr>
          <w:t xml:space="preserve"> measured</w:t>
        </w:r>
      </w:ins>
      <w:ins w:id="482" w:author="Billy Mitchell [2]" w:date="2023-11-07T20:15:00Z">
        <w:r w:rsidR="00224DAE">
          <w:rPr>
            <w:bCs/>
            <w:szCs w:val="24"/>
          </w:rPr>
          <w:t xml:space="preserve"> in this study include</w:t>
        </w:r>
      </w:ins>
      <w:ins w:id="483" w:author="Billy Mitchell [2]" w:date="2023-11-07T19:44:00Z">
        <w:r w:rsidR="00715EC3">
          <w:rPr>
            <w:bCs/>
            <w:szCs w:val="24"/>
          </w:rPr>
          <w:t xml:space="preserve"> </w:t>
        </w:r>
      </w:ins>
      <w:del w:id="484" w:author="Billy Mitchell [2]" w:date="2023-11-07T19:38:00Z">
        <w:r w:rsidR="00A05EDA" w:rsidDel="00C22311">
          <w:rPr>
            <w:bCs/>
            <w:szCs w:val="24"/>
          </w:rPr>
          <w:delText xml:space="preserve">Given the variance in experience </w:delText>
        </w:r>
      </w:del>
      <w:del w:id="485" w:author="Billy Mitchell [2]" w:date="2023-11-07T19:37:00Z">
        <w:r w:rsidR="00A05EDA" w:rsidDel="00C22311">
          <w:rPr>
            <w:bCs/>
            <w:szCs w:val="24"/>
          </w:rPr>
          <w:delText>granted to participants</w:delText>
        </w:r>
      </w:del>
      <w:del w:id="486" w:author="Billy Mitchell [2]" w:date="2023-11-07T19:38:00Z">
        <w:r w:rsidR="00A05EDA" w:rsidDel="00C22311">
          <w:rPr>
            <w:bCs/>
            <w:szCs w:val="24"/>
          </w:rPr>
          <w:delText xml:space="preserve"> in pursuit of greater ecological validity, w</w:delText>
        </w:r>
      </w:del>
      <w:del w:id="487" w:author="Billy Mitchell [2]" w:date="2023-11-07T19:43:00Z">
        <w:r w:rsidR="00A05EDA" w:rsidDel="00715EC3">
          <w:rPr>
            <w:bCs/>
            <w:szCs w:val="24"/>
          </w:rPr>
          <w:delText xml:space="preserve">e </w:delText>
        </w:r>
      </w:del>
      <w:del w:id="488" w:author="Billy Mitchell [2]" w:date="2023-11-07T19:38:00Z">
        <w:r w:rsidR="00A05EDA" w:rsidDel="00C22311">
          <w:rPr>
            <w:bCs/>
            <w:szCs w:val="24"/>
          </w:rPr>
          <w:delText xml:space="preserve">anticipated that </w:delText>
        </w:r>
      </w:del>
      <w:del w:id="489" w:author="Billy Mitchell [2]" w:date="2023-11-07T19:43:00Z">
        <w:r w:rsidR="00A05EDA" w:rsidDel="00715EC3">
          <w:rPr>
            <w:bCs/>
            <w:szCs w:val="24"/>
          </w:rPr>
          <w:delText xml:space="preserve">several </w:delText>
        </w:r>
      </w:del>
      <w:del w:id="490" w:author="Billy Mitchell [2]" w:date="2023-11-07T19:34:00Z">
        <w:r w:rsidR="00A05EDA" w:rsidDel="00C22311">
          <w:rPr>
            <w:bCs/>
            <w:szCs w:val="24"/>
          </w:rPr>
          <w:delText xml:space="preserve">covariates </w:delText>
        </w:r>
      </w:del>
      <w:del w:id="491" w:author="Billy Mitchell [2]" w:date="2023-11-07T19:36:00Z">
        <w:r w:rsidR="00A05EDA" w:rsidDel="00C22311">
          <w:rPr>
            <w:bCs/>
            <w:szCs w:val="24"/>
          </w:rPr>
          <w:delText>would be important to measure and adjust for within our models</w:delText>
        </w:r>
      </w:del>
      <w:del w:id="492" w:author="Billy Mitchell [2]" w:date="2023-11-07T19:43:00Z">
        <w:r w:rsidR="00A05EDA" w:rsidDel="00715EC3">
          <w:rPr>
            <w:bCs/>
            <w:szCs w:val="24"/>
          </w:rPr>
          <w:delText>.</w:delText>
        </w:r>
        <w:r w:rsidR="000E25CD" w:rsidDel="00715EC3">
          <w:rPr>
            <w:bCs/>
            <w:szCs w:val="24"/>
          </w:rPr>
          <w:delText xml:space="preserve"> </w:delText>
        </w:r>
      </w:del>
      <w:del w:id="493" w:author="Billy Mitchell [2]" w:date="2023-11-07T19:44:00Z">
        <w:r w:rsidR="000E25CD" w:rsidDel="00715EC3">
          <w:rPr>
            <w:bCs/>
            <w:szCs w:val="24"/>
          </w:rPr>
          <w:delText xml:space="preserve">These included </w:delText>
        </w:r>
      </w:del>
      <w:del w:id="494" w:author="Jennifer L." w:date="2023-11-07T22:27:00Z">
        <w:r w:rsidR="000E25CD" w:rsidDel="0095040B">
          <w:rPr>
            <w:bCs/>
            <w:szCs w:val="24"/>
          </w:rPr>
          <w:delText>cognitive load (RAT)</w:delText>
        </w:r>
        <w:r w:rsidR="00081E78" w:rsidDel="0095040B">
          <w:rPr>
            <w:bCs/>
            <w:szCs w:val="24"/>
          </w:rPr>
          <w:delText xml:space="preserve"> </w:delText>
        </w:r>
        <w:r w:rsidR="00FC686E" w:rsidDel="0095040B">
          <w:rPr>
            <w:bCs/>
            <w:szCs w:val="24"/>
          </w:rPr>
          <w:fldChar w:fldCharType="begin"/>
        </w:r>
        <w:r w:rsidR="007B47B5" w:rsidDel="0095040B">
          <w:rPr>
            <w:bCs/>
            <w:szCs w:val="24"/>
          </w:rPr>
          <w:del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delInstrText>
        </w:r>
        <w:r w:rsidR="00FC686E" w:rsidDel="0095040B">
          <w:rPr>
            <w:bCs/>
            <w:szCs w:val="24"/>
          </w:rPr>
          <w:fldChar w:fldCharType="separate"/>
        </w:r>
        <w:r w:rsidR="00FC686E" w:rsidRPr="00FC686E" w:rsidDel="0095040B">
          <w:delText>(Dorman Ilan et al., 2019)</w:delText>
        </w:r>
        <w:r w:rsidR="00FC686E" w:rsidDel="0095040B">
          <w:rPr>
            <w:bCs/>
            <w:szCs w:val="24"/>
          </w:rPr>
          <w:fldChar w:fldCharType="end"/>
        </w:r>
        <w:r w:rsidR="000E25CD" w:rsidDel="0095040B">
          <w:rPr>
            <w:bCs/>
            <w:szCs w:val="24"/>
          </w:rPr>
          <w:delText xml:space="preserve">, </w:delText>
        </w:r>
      </w:del>
      <w:r w:rsidR="000E25CD">
        <w:rPr>
          <w:bCs/>
          <w:szCs w:val="24"/>
        </w:rPr>
        <w:t>emotion expectations</w:t>
      </w:r>
      <w:r w:rsidR="00FC686E">
        <w:rPr>
          <w:bCs/>
          <w:szCs w:val="24"/>
        </w:rPr>
        <w:t xml:space="preserve"> </w:t>
      </w:r>
      <w:r w:rsidR="00FC686E">
        <w:rPr>
          <w:bCs/>
          <w:szCs w:val="24"/>
        </w:rPr>
        <w:fldChar w:fldCharType="begin"/>
      </w:r>
      <w:r w:rsidR="007B47B5">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sidR="00FC686E">
        <w:rPr>
          <w:bCs/>
          <w:szCs w:val="24"/>
        </w:rPr>
        <w:fldChar w:fldCharType="separate"/>
      </w:r>
      <w:r w:rsidR="00FC686E" w:rsidRPr="00FC686E">
        <w:t>(Denny et al., 2014)</w:t>
      </w:r>
      <w:r w:rsidR="00FC686E">
        <w:rPr>
          <w:bCs/>
          <w:szCs w:val="24"/>
        </w:rPr>
        <w:fldChar w:fldCharType="end"/>
      </w:r>
      <w:ins w:id="495" w:author="Jennifer L." w:date="2023-11-07T22:30:00Z">
        <w:r w:rsidR="0095040B">
          <w:rPr>
            <w:bCs/>
            <w:szCs w:val="24"/>
          </w:rPr>
          <w:t>,</w:t>
        </w:r>
      </w:ins>
      <w:r w:rsidR="000E25CD">
        <w:rPr>
          <w:bCs/>
          <w:szCs w:val="24"/>
        </w:rPr>
        <w:t xml:space="preserve"> motivations to participate</w:t>
      </w:r>
      <w:r w:rsidR="00FC686E">
        <w:rPr>
          <w:bCs/>
          <w:szCs w:val="24"/>
        </w:rPr>
        <w:t xml:space="preserve"> </w:t>
      </w:r>
      <w:r w:rsidR="00FC686E">
        <w:rPr>
          <w:bCs/>
          <w:szCs w:val="24"/>
        </w:rPr>
        <w:fldChar w:fldCharType="begin"/>
      </w:r>
      <w:r w:rsidR="007B47B5">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sidR="00FC686E">
        <w:rPr>
          <w:bCs/>
          <w:szCs w:val="24"/>
        </w:rPr>
        <w:fldChar w:fldCharType="separate"/>
      </w:r>
      <w:r w:rsidR="00FC686E" w:rsidRPr="00FC686E">
        <w:t>(Tamir, 2016)</w:t>
      </w:r>
      <w:r w:rsidR="00FC686E">
        <w:rPr>
          <w:bCs/>
          <w:szCs w:val="24"/>
        </w:rPr>
        <w:fldChar w:fldCharType="end"/>
      </w:r>
      <w:r w:rsidR="000E25CD">
        <w:rPr>
          <w:bCs/>
          <w:szCs w:val="24"/>
        </w:rPr>
        <w:t>, attitudes towards fear and haunted houses</w:t>
      </w:r>
      <w:r w:rsidR="00FC686E">
        <w:rPr>
          <w:bCs/>
          <w:szCs w:val="24"/>
        </w:rPr>
        <w:t xml:space="preserve"> </w:t>
      </w:r>
      <w:r w:rsidR="00FC686E">
        <w:rPr>
          <w:bCs/>
          <w:szCs w:val="24"/>
        </w:rPr>
        <w:fldChar w:fldCharType="begin"/>
      </w:r>
      <w:r w:rsidR="007B47B5">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sidR="00FC686E">
        <w:rPr>
          <w:bCs/>
          <w:szCs w:val="24"/>
        </w:rPr>
        <w:fldChar w:fldCharType="separate"/>
      </w:r>
      <w:r w:rsidR="00FC686E" w:rsidRPr="00FC686E">
        <w:t>(Argyriou &amp; Lee, 2020)</w:t>
      </w:r>
      <w:r w:rsidR="00FC686E">
        <w:rPr>
          <w:bCs/>
          <w:szCs w:val="24"/>
        </w:rPr>
        <w:fldChar w:fldCharType="end"/>
      </w:r>
      <w:r w:rsidR="000E25CD">
        <w:rPr>
          <w:bCs/>
          <w:szCs w:val="24"/>
        </w:rPr>
        <w:t>, sex</w:t>
      </w:r>
      <w:r w:rsidR="00FC686E">
        <w:rPr>
          <w:bCs/>
          <w:szCs w:val="24"/>
        </w:rPr>
        <w:t xml:space="preserve"> </w:t>
      </w:r>
      <w:r w:rsidR="0067300A">
        <w:rPr>
          <w:bCs/>
          <w:szCs w:val="24"/>
        </w:rPr>
        <w:fldChar w:fldCharType="begin"/>
      </w:r>
      <w:r w:rsidR="007B47B5">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sidR="0067300A">
        <w:rPr>
          <w:bCs/>
          <w:szCs w:val="24"/>
        </w:rPr>
        <w:fldChar w:fldCharType="separate"/>
      </w:r>
      <w:r w:rsidR="0067300A" w:rsidRPr="0067300A">
        <w:t>(McRae et al., 2008)</w:t>
      </w:r>
      <w:r w:rsidR="0067300A">
        <w:rPr>
          <w:bCs/>
          <w:szCs w:val="24"/>
        </w:rPr>
        <w:fldChar w:fldCharType="end"/>
      </w:r>
      <w:r w:rsidR="000E25CD">
        <w:rPr>
          <w:bCs/>
          <w:szCs w:val="24"/>
        </w:rPr>
        <w:t>, age</w:t>
      </w:r>
      <w:r w:rsidR="0067300A">
        <w:rPr>
          <w:bCs/>
          <w:szCs w:val="24"/>
        </w:rPr>
        <w:t xml:space="preserve"> </w:t>
      </w:r>
      <w:r w:rsidR="0067300A">
        <w:rPr>
          <w:bCs/>
          <w:szCs w:val="24"/>
        </w:rPr>
        <w:fldChar w:fldCharType="begin"/>
      </w:r>
      <w:r w:rsidR="007B47B5">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sidR="0067300A">
        <w:rPr>
          <w:bCs/>
          <w:szCs w:val="24"/>
        </w:rPr>
        <w:fldChar w:fldCharType="separate"/>
      </w:r>
      <w:r w:rsidR="0067300A" w:rsidRPr="0067300A">
        <w:t>(Blanchard-Fields et al., 2004)</w:t>
      </w:r>
      <w:r w:rsidR="0067300A">
        <w:rPr>
          <w:bCs/>
          <w:szCs w:val="24"/>
        </w:rPr>
        <w:fldChar w:fldCharType="end"/>
      </w:r>
      <w:r w:rsidR="000E25CD">
        <w:rPr>
          <w:bCs/>
          <w:szCs w:val="24"/>
        </w:rPr>
        <w:t>, depression (BDI-II), anxiety (STAI), intolerance of uncertainty (IUS)</w:t>
      </w:r>
      <w:r w:rsidR="0067300A">
        <w:rPr>
          <w:bCs/>
          <w:szCs w:val="24"/>
        </w:rPr>
        <w:t xml:space="preserve"> </w:t>
      </w:r>
      <w:r w:rsidR="0067300A">
        <w:rPr>
          <w:bCs/>
          <w:szCs w:val="24"/>
        </w:rPr>
        <w:fldChar w:fldCharType="begin"/>
      </w:r>
      <w:r w:rsidR="007B47B5">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sidR="0067300A">
        <w:rPr>
          <w:bCs/>
          <w:szCs w:val="24"/>
        </w:rPr>
        <w:fldChar w:fldCharType="separate"/>
      </w:r>
      <w:r w:rsidR="0067300A" w:rsidRPr="0067300A">
        <w:t>(Aldao et al., 2010)</w:t>
      </w:r>
      <w:r w:rsidR="0067300A">
        <w:rPr>
          <w:bCs/>
          <w:szCs w:val="24"/>
        </w:rPr>
        <w:fldChar w:fldCharType="end"/>
      </w:r>
      <w:r w:rsidR="000E25CD">
        <w:rPr>
          <w:bCs/>
          <w:szCs w:val="24"/>
        </w:rPr>
        <w:t xml:space="preserve">, </w:t>
      </w:r>
      <w:r w:rsidR="0067300A">
        <w:rPr>
          <w:bCs/>
          <w:szCs w:val="24"/>
        </w:rPr>
        <w:t>regulation tendencies (ERQ)</w:t>
      </w:r>
      <w:r w:rsidR="00D656A0">
        <w:rPr>
          <w:bCs/>
          <w:szCs w:val="24"/>
        </w:rPr>
        <w:t xml:space="preserve"> </w:t>
      </w:r>
      <w:r w:rsidR="00D656A0">
        <w:rPr>
          <w:bCs/>
          <w:szCs w:val="24"/>
        </w:rPr>
        <w:fldChar w:fldCharType="begin"/>
      </w:r>
      <w:r w:rsidR="007B47B5">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sidR="00D656A0">
        <w:rPr>
          <w:bCs/>
          <w:szCs w:val="24"/>
        </w:rPr>
        <w:fldChar w:fldCharType="separate"/>
      </w:r>
      <w:r w:rsidR="00D656A0" w:rsidRPr="00D656A0">
        <w:t>(Gross &amp; John, 2003)</w:t>
      </w:r>
      <w:r w:rsidR="00D656A0">
        <w:rPr>
          <w:bCs/>
          <w:szCs w:val="24"/>
        </w:rPr>
        <w:fldChar w:fldCharType="end"/>
      </w:r>
      <w:r w:rsidR="0067300A">
        <w:rPr>
          <w:bCs/>
          <w:szCs w:val="24"/>
        </w:rPr>
        <w:t xml:space="preserve">, </w:t>
      </w:r>
      <w:r w:rsidR="000E25CD">
        <w:rPr>
          <w:bCs/>
          <w:szCs w:val="24"/>
        </w:rPr>
        <w:t xml:space="preserve">time of day, </w:t>
      </w:r>
      <w:ins w:id="496" w:author="Jennifer L." w:date="2023-11-07T22:32:00Z">
        <w:r w:rsidR="0095040B">
          <w:rPr>
            <w:bCs/>
            <w:szCs w:val="24"/>
          </w:rPr>
          <w:t xml:space="preserve">and </w:t>
        </w:r>
      </w:ins>
      <w:r w:rsidR="0067300A">
        <w:rPr>
          <w:bCs/>
          <w:szCs w:val="24"/>
        </w:rPr>
        <w:t>presence of peers</w:t>
      </w:r>
      <w:del w:id="497" w:author="Jennifer L." w:date="2023-11-07T22:32:00Z">
        <w:r w:rsidR="0067300A" w:rsidDel="0095040B">
          <w:rPr>
            <w:bCs/>
            <w:szCs w:val="24"/>
          </w:rPr>
          <w:delText xml:space="preserve">, </w:delText>
        </w:r>
        <w:r w:rsidR="000E25CD" w:rsidDel="0095040B">
          <w:rPr>
            <w:bCs/>
            <w:szCs w:val="24"/>
          </w:rPr>
          <w:delText>and group member</w:delText>
        </w:r>
      </w:del>
      <w:del w:id="498" w:author="Billy Mitchell [2]" w:date="2023-11-07T19:50:00Z">
        <w:r w:rsidR="000E25CD" w:rsidDel="00715EC3">
          <w:rPr>
            <w:bCs/>
            <w:szCs w:val="24"/>
          </w:rPr>
          <w:delText xml:space="preserve"> influence, among a few other variables</w:delText>
        </w:r>
      </w:del>
      <w:r w:rsidR="000E25CD">
        <w:rPr>
          <w:bCs/>
          <w:szCs w:val="24"/>
        </w:rPr>
        <w:t>.</w:t>
      </w:r>
      <w:ins w:id="499" w:author="Billy Mitchell [2]" w:date="2023-11-07T20:30:00Z">
        <w:r w:rsidR="00224DAE">
          <w:rPr>
            <w:bCs/>
            <w:szCs w:val="24"/>
          </w:rPr>
          <w:t xml:space="preserve"> </w:t>
        </w:r>
      </w:ins>
    </w:p>
    <w:p w14:paraId="6D2B9699" w14:textId="3D0ADC40" w:rsidR="00F80AE3" w:rsidRPr="000960FE" w:rsidRDefault="00224DAE" w:rsidP="00F80AE3">
      <w:pPr>
        <w:spacing w:after="0" w:line="480" w:lineRule="auto"/>
        <w:ind w:left="0" w:firstLine="720"/>
        <w:rPr>
          <w:bCs/>
          <w:szCs w:val="24"/>
        </w:rPr>
      </w:pPr>
      <w:ins w:id="500" w:author="Billy Mitchell [2]" w:date="2023-11-07T20:30:00Z">
        <w:del w:id="501" w:author="Jennifer L." w:date="2023-11-07T22:28:00Z">
          <w:r w:rsidDel="0095040B">
            <w:rPr>
              <w:bCs/>
              <w:szCs w:val="24"/>
            </w:rPr>
            <w:delText>Though</w:delText>
          </w:r>
        </w:del>
      </w:ins>
      <w:ins w:id="502" w:author="Billy Mitchell [2]" w:date="2023-11-07T20:31:00Z">
        <w:del w:id="503" w:author="Jennifer L." w:date="2023-11-07T22:28:00Z">
          <w:r w:rsidDel="0095040B">
            <w:rPr>
              <w:bCs/>
              <w:szCs w:val="24"/>
            </w:rPr>
            <w:delText xml:space="preserve"> </w:delText>
          </w:r>
        </w:del>
      </w:ins>
      <w:ins w:id="504" w:author="Billy Mitchell [2]" w:date="2023-11-07T20:37:00Z">
        <w:del w:id="505" w:author="Jennifer L." w:date="2023-11-07T22:28:00Z">
          <w:r w:rsidR="002C08F5" w:rsidDel="0095040B">
            <w:rPr>
              <w:bCs/>
              <w:szCs w:val="24"/>
            </w:rPr>
            <w:delText>our preregistered</w:delText>
          </w:r>
        </w:del>
      </w:ins>
      <w:ins w:id="506" w:author="Billy Mitchell [2]" w:date="2023-11-07T20:31:00Z">
        <w:del w:id="507" w:author="Jennifer L." w:date="2023-11-07T22:28:00Z">
          <w:r w:rsidDel="0095040B">
            <w:rPr>
              <w:bCs/>
              <w:szCs w:val="24"/>
            </w:rPr>
            <w:delText xml:space="preserve"> hypothesi</w:delText>
          </w:r>
        </w:del>
      </w:ins>
      <w:ins w:id="508" w:author="Billy Mitchell [2]" w:date="2023-11-07T20:37:00Z">
        <w:del w:id="509" w:author="Jennifer L." w:date="2023-11-07T22:28:00Z">
          <w:r w:rsidR="002C08F5" w:rsidDel="0095040B">
            <w:rPr>
              <w:bCs/>
              <w:szCs w:val="24"/>
            </w:rPr>
            <w:delText>s</w:delText>
          </w:r>
        </w:del>
      </w:ins>
      <w:ins w:id="510" w:author="Billy Mitchell [2]" w:date="2023-11-07T20:31:00Z">
        <w:del w:id="511" w:author="Jennifer L." w:date="2023-11-07T22:28:00Z">
          <w:r w:rsidDel="0095040B">
            <w:rPr>
              <w:bCs/>
              <w:szCs w:val="24"/>
            </w:rPr>
            <w:delText xml:space="preserve"> that cognitive load may </w:delText>
          </w:r>
        </w:del>
      </w:ins>
      <w:ins w:id="512" w:author="Billy Mitchell [2]" w:date="2023-11-07T20:36:00Z">
        <w:del w:id="513" w:author="Jennifer L." w:date="2023-11-07T22:28:00Z">
          <w:r w:rsidR="002C08F5" w:rsidDel="0095040B">
            <w:rPr>
              <w:bCs/>
              <w:szCs w:val="24"/>
            </w:rPr>
            <w:delText xml:space="preserve">predict strategy usage </w:delText>
          </w:r>
        </w:del>
      </w:ins>
      <w:ins w:id="514" w:author="Billy Mitchell [2]" w:date="2023-11-07T20:31:00Z">
        <w:del w:id="515" w:author="Jennifer L." w:date="2023-11-07T22:28:00Z">
          <w:r w:rsidDel="0095040B">
            <w:rPr>
              <w:bCs/>
              <w:szCs w:val="24"/>
            </w:rPr>
            <w:delText xml:space="preserve"> </w:delText>
          </w:r>
        </w:del>
      </w:ins>
      <w:del w:id="516" w:author="Jennifer L." w:date="2023-11-07T22:28:00Z">
        <w:r w:rsidR="000E25CD" w:rsidDel="0095040B">
          <w:rPr>
            <w:bCs/>
            <w:szCs w:val="24"/>
          </w:rPr>
          <w:delText xml:space="preserve"> </w:delText>
        </w:r>
      </w:del>
      <w:ins w:id="517" w:author="Billy Mitchell [2]" w:date="2023-11-07T20:29:00Z">
        <w:del w:id="518" w:author="Jennifer L." w:date="2023-11-07T22:28:00Z">
          <w:r w:rsidDel="0095040B">
            <w:rPr>
              <w:bCs/>
              <w:szCs w:val="24"/>
            </w:rPr>
            <w:br/>
          </w:r>
          <w:r w:rsidDel="0095040B">
            <w:rPr>
              <w:bCs/>
              <w:szCs w:val="24"/>
            </w:rPr>
            <w:br/>
          </w:r>
        </w:del>
      </w:ins>
      <w:del w:id="519" w:author="Jennifer L." w:date="2023-11-07T22:28:00Z">
        <w:r w:rsidR="000E25CD" w:rsidDel="0095040B">
          <w:rPr>
            <w:bCs/>
            <w:szCs w:val="24"/>
          </w:rPr>
          <w:delText xml:space="preserve">We employed a variety of statistical approaches to assess </w:delText>
        </w:r>
        <w:r w:rsidR="00F01C0B" w:rsidDel="0095040B">
          <w:rPr>
            <w:bCs/>
            <w:szCs w:val="24"/>
          </w:rPr>
          <w:delText xml:space="preserve">each variable’s </w:delText>
        </w:r>
        <w:r w:rsidR="000E25CD" w:rsidDel="0095040B">
          <w:rPr>
            <w:bCs/>
            <w:szCs w:val="24"/>
          </w:rPr>
          <w:delText>potential covariation</w:delText>
        </w:r>
        <w:r w:rsidR="00F01C0B" w:rsidDel="0095040B">
          <w:rPr>
            <w:bCs/>
            <w:szCs w:val="24"/>
          </w:rPr>
          <w:delText xml:space="preserve"> with affective intensity</w:delText>
        </w:r>
        <w:r w:rsidR="000E25CD" w:rsidDel="0095040B">
          <w:rPr>
            <w:bCs/>
            <w:szCs w:val="24"/>
          </w:rPr>
          <w:delText xml:space="preserve"> in predicti</w:delText>
        </w:r>
        <w:r w:rsidR="00F01C0B" w:rsidDel="0095040B">
          <w:rPr>
            <w:bCs/>
            <w:szCs w:val="24"/>
          </w:rPr>
          <w:delText>ng</w:delText>
        </w:r>
        <w:r w:rsidR="000E25CD" w:rsidDel="0095040B">
          <w:rPr>
            <w:bCs/>
            <w:szCs w:val="24"/>
          </w:rPr>
          <w:delText xml:space="preserve"> regulation usage</w:delText>
        </w:r>
        <w:r w:rsidR="00F01C0B" w:rsidDel="0095040B">
          <w:rPr>
            <w:bCs/>
            <w:szCs w:val="24"/>
          </w:rPr>
          <w:delText xml:space="preserve">, as well as </w:delText>
        </w:r>
        <w:r w:rsidR="00F01C0B" w:rsidRPr="000E25CD" w:rsidDel="0095040B">
          <w:rPr>
            <w:bCs/>
            <w:szCs w:val="24"/>
          </w:rPr>
          <w:delText>collinearity</w:delText>
        </w:r>
        <w:r w:rsidR="00F01C0B" w:rsidDel="0095040B">
          <w:rPr>
            <w:bCs/>
            <w:szCs w:val="24"/>
          </w:rPr>
          <w:delText xml:space="preserve"> with affective intensity</w:delText>
        </w:r>
        <w:r w:rsidR="000E25CD" w:rsidDel="0095040B">
          <w:rPr>
            <w:bCs/>
            <w:szCs w:val="24"/>
          </w:rPr>
          <w:delText>.</w:delText>
        </w:r>
        <w:r w:rsidR="00F01C0B" w:rsidDel="0095040B">
          <w:rPr>
            <w:bCs/>
            <w:szCs w:val="24"/>
          </w:rPr>
          <w:delText xml:space="preserve"> In summary, cognitive load</w:delText>
        </w:r>
        <w:r w:rsidR="0043765F" w:rsidDel="0095040B">
          <w:rPr>
            <w:bCs/>
            <w:szCs w:val="24"/>
          </w:rPr>
          <w:delText xml:space="preserve"> post-exposure</w:delText>
        </w:r>
        <w:r w:rsidR="00F01C0B" w:rsidDel="0095040B">
          <w:rPr>
            <w:bCs/>
            <w:szCs w:val="24"/>
          </w:rPr>
          <w:delText xml:space="preserve"> failed to predict </w:delText>
        </w:r>
        <w:r w:rsidR="0043765F" w:rsidDel="0095040B">
          <w:rPr>
            <w:bCs/>
            <w:szCs w:val="24"/>
          </w:rPr>
          <w:delText xml:space="preserve">usage of distraction versus reappraisal during exposure (b = - 0.02, se = 0.01, t(74) = -1.26, p = 0.21), which was contrary to our predictions. </w:delText>
        </w:r>
      </w:del>
      <w:del w:id="520" w:author="Jennifer L." w:date="2023-11-07T22:29:00Z">
        <w:r w:rsidR="0043765F" w:rsidDel="0095040B">
          <w:rPr>
            <w:bCs/>
            <w:szCs w:val="24"/>
          </w:rPr>
          <w:delText>No associations between strategy usage and other covariates were found</w:delText>
        </w:r>
        <w:r w:rsidR="00F01C0B" w:rsidDel="0095040B">
          <w:rPr>
            <w:bCs/>
            <w:szCs w:val="24"/>
          </w:rPr>
          <w:delText>.</w:delText>
        </w:r>
        <w:r w:rsidR="000E25CD" w:rsidDel="0095040B">
          <w:rPr>
            <w:bCs/>
            <w:szCs w:val="24"/>
          </w:rPr>
          <w:delText xml:space="preserve">  </w:delText>
        </w:r>
        <w:r w:rsidR="00A05EDA" w:rsidDel="0095040B">
          <w:rPr>
            <w:bCs/>
            <w:szCs w:val="24"/>
          </w:rPr>
          <w:delText xml:space="preserve"> </w:delText>
        </w:r>
      </w:del>
      <w:ins w:id="521" w:author="Jennifer L." w:date="2023-11-07T22:30:00Z">
        <w:r w:rsidR="0095040B">
          <w:rPr>
            <w:bCs/>
            <w:szCs w:val="24"/>
          </w:rPr>
          <w:t xml:space="preserve">We did not find significant associations between </w:t>
        </w:r>
      </w:ins>
      <w:ins w:id="522" w:author="Jennifer L." w:date="2023-11-07T22:45:00Z">
        <w:r w:rsidR="00924270">
          <w:rPr>
            <w:bCs/>
            <w:szCs w:val="24"/>
          </w:rPr>
          <w:t>the proportion of events in which distraction was used</w:t>
        </w:r>
      </w:ins>
      <w:ins w:id="523" w:author="Jennifer L." w:date="2023-11-07T22:30:00Z">
        <w:r w:rsidR="0095040B">
          <w:rPr>
            <w:bCs/>
            <w:szCs w:val="24"/>
          </w:rPr>
          <w:t xml:space="preserve"> and </w:t>
        </w:r>
      </w:ins>
      <w:ins w:id="524" w:author="Jennifer L." w:date="2023-11-07T22:41:00Z">
        <w:r w:rsidR="00924270">
          <w:rPr>
            <w:bCs/>
            <w:szCs w:val="24"/>
          </w:rPr>
          <w:t>how positively</w:t>
        </w:r>
      </w:ins>
      <w:ins w:id="525" w:author="Jennifer L." w:date="2023-11-07T22:42:00Z">
        <w:r w:rsidR="00924270">
          <w:rPr>
            <w:bCs/>
            <w:szCs w:val="24"/>
          </w:rPr>
          <w:t xml:space="preserve"> (</w:t>
        </w:r>
      </w:ins>
      <w:ins w:id="526" w:author="Jennifer L." w:date="2023-11-07T22:43:00Z">
        <w:r w:rsidR="00924270">
          <w:rPr>
            <w:bCs/>
            <w:szCs w:val="24"/>
          </w:rPr>
          <w:t xml:space="preserve">b = 0.035, se = 0.033, t(72) = </w:t>
        </w:r>
      </w:ins>
      <w:ins w:id="527" w:author="Jennifer L." w:date="2023-11-07T22:44:00Z">
        <w:r w:rsidR="00924270">
          <w:rPr>
            <w:bCs/>
            <w:szCs w:val="24"/>
          </w:rPr>
          <w:t>1.05, p = 0.3</w:t>
        </w:r>
      </w:ins>
      <w:ins w:id="528" w:author="Jennifer L." w:date="2023-11-07T22:42:00Z">
        <w:r w:rsidR="00924270">
          <w:rPr>
            <w:bCs/>
            <w:szCs w:val="24"/>
          </w:rPr>
          <w:t>)</w:t>
        </w:r>
      </w:ins>
      <w:ins w:id="529" w:author="Jennifer L." w:date="2023-11-07T22:41:00Z">
        <w:r w:rsidR="00924270">
          <w:rPr>
            <w:bCs/>
            <w:szCs w:val="24"/>
          </w:rPr>
          <w:t xml:space="preserve"> or negatively</w:t>
        </w:r>
      </w:ins>
      <w:ins w:id="530" w:author="Jennifer L." w:date="2023-11-07T22:42:00Z">
        <w:r w:rsidR="00924270">
          <w:rPr>
            <w:bCs/>
            <w:szCs w:val="24"/>
          </w:rPr>
          <w:t xml:space="preserve"> (</w:t>
        </w:r>
      </w:ins>
      <w:ins w:id="531" w:author="Jennifer L." w:date="2023-11-07T22:44:00Z">
        <w:r w:rsidR="00924270">
          <w:rPr>
            <w:bCs/>
            <w:szCs w:val="24"/>
          </w:rPr>
          <w:t>b = 0.047, se = 0.032, t(72) = 1.48, p = 0.14</w:t>
        </w:r>
      </w:ins>
      <w:ins w:id="532" w:author="Jennifer L." w:date="2023-11-07T22:42:00Z">
        <w:r w:rsidR="00924270">
          <w:rPr>
            <w:bCs/>
            <w:szCs w:val="24"/>
          </w:rPr>
          <w:t>)</w:t>
        </w:r>
      </w:ins>
      <w:ins w:id="533" w:author="Jennifer L." w:date="2023-11-07T22:41:00Z">
        <w:r w:rsidR="00924270">
          <w:rPr>
            <w:bCs/>
            <w:szCs w:val="24"/>
          </w:rPr>
          <w:t xml:space="preserve"> participants expected </w:t>
        </w:r>
      </w:ins>
      <w:ins w:id="534" w:author="Jennifer L." w:date="2023-11-07T22:43:00Z">
        <w:r w:rsidR="00924270">
          <w:rPr>
            <w:bCs/>
            <w:szCs w:val="24"/>
          </w:rPr>
          <w:t>to feel during the study</w:t>
        </w:r>
      </w:ins>
      <w:ins w:id="535" w:author="Jennifer L." w:date="2023-11-07T22:47:00Z">
        <w:r w:rsidR="00B468B9">
          <w:rPr>
            <w:bCs/>
            <w:szCs w:val="24"/>
          </w:rPr>
          <w:t>. We also did</w:t>
        </w:r>
      </w:ins>
      <w:ins w:id="536" w:author="Jennifer L." w:date="2023-11-07T23:11:00Z">
        <w:r w:rsidR="00F80AE3">
          <w:rPr>
            <w:bCs/>
            <w:szCs w:val="24"/>
          </w:rPr>
          <w:t xml:space="preserve"> not</w:t>
        </w:r>
      </w:ins>
      <w:ins w:id="537" w:author="Jennifer L." w:date="2023-11-07T22:47:00Z">
        <w:r w:rsidR="00B468B9">
          <w:rPr>
            <w:bCs/>
            <w:szCs w:val="24"/>
          </w:rPr>
          <w:t xml:space="preserve"> find an association between </w:t>
        </w:r>
      </w:ins>
      <w:ins w:id="538" w:author="Jennifer L." w:date="2023-11-07T22:48:00Z">
        <w:r w:rsidR="00B468B9">
          <w:rPr>
            <w:bCs/>
            <w:szCs w:val="24"/>
          </w:rPr>
          <w:t>distraction</w:t>
        </w:r>
      </w:ins>
      <w:ins w:id="539" w:author="Jennifer L." w:date="2023-11-07T22:52:00Z">
        <w:r w:rsidR="00B468B9">
          <w:rPr>
            <w:bCs/>
            <w:szCs w:val="24"/>
          </w:rPr>
          <w:t xml:space="preserve"> versus reappraisal</w:t>
        </w:r>
      </w:ins>
      <w:ins w:id="540" w:author="Jennifer L." w:date="2023-11-07T22:47:00Z">
        <w:r w:rsidR="00B468B9">
          <w:rPr>
            <w:bCs/>
            <w:szCs w:val="24"/>
          </w:rPr>
          <w:t xml:space="preserve"> usage and</w:t>
        </w:r>
      </w:ins>
      <w:ins w:id="541" w:author="Jennifer L." w:date="2023-11-07T22:45:00Z">
        <w:r w:rsidR="00924270">
          <w:rPr>
            <w:bCs/>
            <w:szCs w:val="24"/>
          </w:rPr>
          <w:t xml:space="preserve"> the</w:t>
        </w:r>
      </w:ins>
      <w:ins w:id="542" w:author="Jennifer L." w:date="2023-11-07T22:30:00Z">
        <w:r w:rsidR="0095040B">
          <w:rPr>
            <w:bCs/>
            <w:szCs w:val="24"/>
          </w:rPr>
          <w:t xml:space="preserve"> </w:t>
        </w:r>
        <w:r w:rsidR="0095040B" w:rsidRPr="0095040B">
          <w:rPr>
            <w:bCs/>
            <w:szCs w:val="24"/>
          </w:rPr>
          <w:t>motivations</w:t>
        </w:r>
      </w:ins>
      <w:ins w:id="543" w:author="Jennifer L." w:date="2023-11-07T22:45:00Z">
        <w:r w:rsidR="00924270">
          <w:rPr>
            <w:bCs/>
            <w:szCs w:val="24"/>
          </w:rPr>
          <w:t xml:space="preserve"> cited </w:t>
        </w:r>
        <w:r w:rsidR="00B468B9">
          <w:rPr>
            <w:bCs/>
            <w:szCs w:val="24"/>
          </w:rPr>
          <w:t xml:space="preserve">for </w:t>
        </w:r>
      </w:ins>
      <w:ins w:id="544" w:author="Jennifer L." w:date="2023-11-07T22:30:00Z">
        <w:r w:rsidR="0095040B" w:rsidRPr="0095040B">
          <w:rPr>
            <w:bCs/>
            <w:szCs w:val="24"/>
          </w:rPr>
          <w:t>participat</w:t>
        </w:r>
      </w:ins>
      <w:ins w:id="545" w:author="Jennifer L." w:date="2023-11-07T22:45:00Z">
        <w:r w:rsidR="00B468B9">
          <w:rPr>
            <w:bCs/>
            <w:szCs w:val="24"/>
          </w:rPr>
          <w:t>ion</w:t>
        </w:r>
      </w:ins>
      <w:ins w:id="546" w:author="Jennifer L." w:date="2023-11-07T22:30:00Z">
        <w:r w:rsidR="0095040B" w:rsidRPr="0095040B">
          <w:rPr>
            <w:bCs/>
            <w:szCs w:val="24"/>
          </w:rPr>
          <w:t>,</w:t>
        </w:r>
      </w:ins>
      <w:ins w:id="547" w:author="Jennifer L." w:date="2023-11-07T22:46:00Z">
        <w:r w:rsidR="00B468B9">
          <w:rPr>
            <w:bCs/>
            <w:szCs w:val="24"/>
          </w:rPr>
          <w:t xml:space="preserve"> including payment</w:t>
        </w:r>
      </w:ins>
      <w:ins w:id="548" w:author="Jennifer L." w:date="2023-11-07T22:47:00Z">
        <w:r w:rsidR="00B468B9">
          <w:rPr>
            <w:bCs/>
            <w:szCs w:val="24"/>
          </w:rPr>
          <w:t xml:space="preserve"> (b = </w:t>
        </w:r>
      </w:ins>
      <w:ins w:id="549" w:author="Jennifer L." w:date="2023-11-07T22:48:00Z">
        <w:r w:rsidR="00B468B9">
          <w:rPr>
            <w:bCs/>
            <w:szCs w:val="24"/>
          </w:rPr>
          <w:t>-0.00</w:t>
        </w:r>
      </w:ins>
      <w:ins w:id="550" w:author="Jennifer L." w:date="2023-11-07T22:49:00Z">
        <w:r w:rsidR="00B468B9">
          <w:rPr>
            <w:bCs/>
            <w:szCs w:val="24"/>
          </w:rPr>
          <w:t>0</w:t>
        </w:r>
      </w:ins>
      <w:ins w:id="551" w:author="Jennifer L." w:date="2023-11-07T22:47:00Z">
        <w:r w:rsidR="00B468B9">
          <w:rPr>
            <w:bCs/>
            <w:szCs w:val="24"/>
          </w:rPr>
          <w:t>, se = 0.0</w:t>
        </w:r>
      </w:ins>
      <w:ins w:id="552" w:author="Jennifer L." w:date="2023-11-07T22:48:00Z">
        <w:r w:rsidR="00B468B9">
          <w:rPr>
            <w:bCs/>
            <w:szCs w:val="24"/>
          </w:rPr>
          <w:t>01</w:t>
        </w:r>
      </w:ins>
      <w:ins w:id="553" w:author="Jennifer L." w:date="2023-11-07T22:47:00Z">
        <w:r w:rsidR="00B468B9">
          <w:rPr>
            <w:bCs/>
            <w:szCs w:val="24"/>
          </w:rPr>
          <w:t>, t(</w:t>
        </w:r>
      </w:ins>
      <w:ins w:id="554" w:author="Jennifer L." w:date="2023-11-07T22:48:00Z">
        <w:r w:rsidR="00B468B9">
          <w:rPr>
            <w:bCs/>
            <w:szCs w:val="24"/>
          </w:rPr>
          <w:t>65</w:t>
        </w:r>
      </w:ins>
      <w:ins w:id="555" w:author="Jennifer L." w:date="2023-11-07T22:47:00Z">
        <w:r w:rsidR="00B468B9">
          <w:rPr>
            <w:bCs/>
            <w:szCs w:val="24"/>
          </w:rPr>
          <w:t xml:space="preserve">) = </w:t>
        </w:r>
      </w:ins>
      <w:ins w:id="556" w:author="Jennifer L." w:date="2023-11-07T22:48:00Z">
        <w:r w:rsidR="00B468B9">
          <w:rPr>
            <w:bCs/>
            <w:szCs w:val="24"/>
          </w:rPr>
          <w:t>-0.49</w:t>
        </w:r>
      </w:ins>
      <w:ins w:id="557" w:author="Jennifer L." w:date="2023-11-07T22:47:00Z">
        <w:r w:rsidR="00B468B9">
          <w:rPr>
            <w:bCs/>
            <w:szCs w:val="24"/>
          </w:rPr>
          <w:t>, p = 0</w:t>
        </w:r>
      </w:ins>
      <w:ins w:id="558" w:author="Jennifer L." w:date="2023-11-07T22:48:00Z">
        <w:r w:rsidR="00B468B9">
          <w:rPr>
            <w:bCs/>
            <w:szCs w:val="24"/>
          </w:rPr>
          <w:t>.629</w:t>
        </w:r>
      </w:ins>
      <w:ins w:id="559" w:author="Jennifer L." w:date="2023-11-07T22:47:00Z">
        <w:r w:rsidR="00B468B9">
          <w:rPr>
            <w:bCs/>
            <w:szCs w:val="24"/>
          </w:rPr>
          <w:t>)</w:t>
        </w:r>
      </w:ins>
      <w:ins w:id="560" w:author="Jennifer L." w:date="2023-11-07T22:46:00Z">
        <w:r w:rsidR="00B468B9">
          <w:rPr>
            <w:bCs/>
            <w:szCs w:val="24"/>
          </w:rPr>
          <w:t>, thrill-seeking</w:t>
        </w:r>
      </w:ins>
      <w:ins w:id="561" w:author="Jennifer L." w:date="2023-11-07T22:47:00Z">
        <w:r w:rsidR="00B468B9">
          <w:rPr>
            <w:bCs/>
            <w:szCs w:val="24"/>
          </w:rPr>
          <w:t xml:space="preserve"> (b = </w:t>
        </w:r>
      </w:ins>
      <w:ins w:id="562" w:author="Jennifer L." w:date="2023-11-07T22:49:00Z">
        <w:r w:rsidR="00B468B9">
          <w:rPr>
            <w:bCs/>
            <w:szCs w:val="24"/>
          </w:rPr>
          <w:t>-0.00</w:t>
        </w:r>
      </w:ins>
      <w:ins w:id="563" w:author="Jennifer L." w:date="2023-11-07T22:47:00Z">
        <w:r w:rsidR="00B468B9">
          <w:rPr>
            <w:bCs/>
            <w:szCs w:val="24"/>
          </w:rPr>
          <w:t>0</w:t>
        </w:r>
      </w:ins>
      <w:ins w:id="564" w:author="Jennifer L." w:date="2023-11-07T22:49:00Z">
        <w:r w:rsidR="00B468B9">
          <w:rPr>
            <w:bCs/>
            <w:szCs w:val="24"/>
          </w:rPr>
          <w:t>,</w:t>
        </w:r>
      </w:ins>
      <w:ins w:id="565" w:author="Jennifer L." w:date="2023-11-07T22:47:00Z">
        <w:r w:rsidR="00B468B9">
          <w:rPr>
            <w:bCs/>
            <w:szCs w:val="24"/>
          </w:rPr>
          <w:t xml:space="preserve"> se = 0.0</w:t>
        </w:r>
      </w:ins>
      <w:ins w:id="566" w:author="Jennifer L." w:date="2023-11-07T22:49:00Z">
        <w:r w:rsidR="00B468B9">
          <w:rPr>
            <w:bCs/>
            <w:szCs w:val="24"/>
          </w:rPr>
          <w:t>01</w:t>
        </w:r>
      </w:ins>
      <w:ins w:id="567" w:author="Jennifer L." w:date="2023-11-07T22:47:00Z">
        <w:r w:rsidR="00B468B9">
          <w:rPr>
            <w:bCs/>
            <w:szCs w:val="24"/>
          </w:rPr>
          <w:t>, t(</w:t>
        </w:r>
      </w:ins>
      <w:ins w:id="568" w:author="Jennifer L." w:date="2023-11-07T22:49:00Z">
        <w:r w:rsidR="00B468B9">
          <w:rPr>
            <w:bCs/>
            <w:szCs w:val="24"/>
          </w:rPr>
          <w:t>65</w:t>
        </w:r>
      </w:ins>
      <w:ins w:id="569" w:author="Jennifer L." w:date="2023-11-07T22:47:00Z">
        <w:r w:rsidR="00B468B9">
          <w:rPr>
            <w:bCs/>
            <w:szCs w:val="24"/>
          </w:rPr>
          <w:t xml:space="preserve">) = </w:t>
        </w:r>
      </w:ins>
      <w:ins w:id="570" w:author="Jennifer L." w:date="2023-11-07T22:49:00Z">
        <w:r w:rsidR="00B468B9">
          <w:rPr>
            <w:bCs/>
            <w:szCs w:val="24"/>
          </w:rPr>
          <w:t>-0.25</w:t>
        </w:r>
      </w:ins>
      <w:ins w:id="571" w:author="Jennifer L." w:date="2023-11-07T22:47:00Z">
        <w:r w:rsidR="00B468B9">
          <w:rPr>
            <w:bCs/>
            <w:szCs w:val="24"/>
          </w:rPr>
          <w:t>, p = 0.</w:t>
        </w:r>
      </w:ins>
      <w:ins w:id="572" w:author="Jennifer L." w:date="2023-11-07T22:49:00Z">
        <w:r w:rsidR="00B468B9">
          <w:rPr>
            <w:bCs/>
            <w:szCs w:val="24"/>
          </w:rPr>
          <w:t>801</w:t>
        </w:r>
      </w:ins>
      <w:ins w:id="573" w:author="Jennifer L." w:date="2023-11-07T22:47:00Z">
        <w:r w:rsidR="00B468B9">
          <w:rPr>
            <w:bCs/>
            <w:szCs w:val="24"/>
          </w:rPr>
          <w:t>)</w:t>
        </w:r>
      </w:ins>
      <w:ins w:id="574" w:author="Jennifer L." w:date="2023-11-07T22:46:00Z">
        <w:r w:rsidR="00B468B9">
          <w:rPr>
            <w:bCs/>
            <w:szCs w:val="24"/>
          </w:rPr>
          <w:t>, novelty</w:t>
        </w:r>
      </w:ins>
      <w:ins w:id="575" w:author="Jennifer L." w:date="2023-11-07T22:49:00Z">
        <w:r w:rsidR="00B468B9">
          <w:rPr>
            <w:bCs/>
            <w:szCs w:val="24"/>
          </w:rPr>
          <w:t>-seeking</w:t>
        </w:r>
      </w:ins>
      <w:ins w:id="576" w:author="Jennifer L." w:date="2023-11-07T22:47:00Z">
        <w:r w:rsidR="00B468B9">
          <w:rPr>
            <w:bCs/>
            <w:szCs w:val="24"/>
          </w:rPr>
          <w:t xml:space="preserve"> (b = 0.0</w:t>
        </w:r>
      </w:ins>
      <w:ins w:id="577" w:author="Jennifer L." w:date="2023-11-07T22:49:00Z">
        <w:r w:rsidR="00B468B9">
          <w:rPr>
            <w:bCs/>
            <w:szCs w:val="24"/>
          </w:rPr>
          <w:t>01</w:t>
        </w:r>
      </w:ins>
      <w:ins w:id="578" w:author="Jennifer L." w:date="2023-11-07T22:47:00Z">
        <w:r w:rsidR="00B468B9">
          <w:rPr>
            <w:bCs/>
            <w:szCs w:val="24"/>
          </w:rPr>
          <w:t>, se = 0.0</w:t>
        </w:r>
      </w:ins>
      <w:ins w:id="579" w:author="Jennifer L." w:date="2023-11-07T22:50:00Z">
        <w:r w:rsidR="00B468B9">
          <w:rPr>
            <w:bCs/>
            <w:szCs w:val="24"/>
          </w:rPr>
          <w:t>01</w:t>
        </w:r>
      </w:ins>
      <w:ins w:id="580" w:author="Jennifer L." w:date="2023-11-07T22:47:00Z">
        <w:r w:rsidR="00B468B9">
          <w:rPr>
            <w:bCs/>
            <w:szCs w:val="24"/>
          </w:rPr>
          <w:t>, t(</w:t>
        </w:r>
      </w:ins>
      <w:ins w:id="581" w:author="Jennifer L." w:date="2023-11-07T22:50:00Z">
        <w:r w:rsidR="00B468B9">
          <w:rPr>
            <w:bCs/>
            <w:szCs w:val="24"/>
          </w:rPr>
          <w:t>65</w:t>
        </w:r>
      </w:ins>
      <w:ins w:id="582" w:author="Jennifer L." w:date="2023-11-07T22:47:00Z">
        <w:r w:rsidR="00B468B9">
          <w:rPr>
            <w:bCs/>
            <w:szCs w:val="24"/>
          </w:rPr>
          <w:t xml:space="preserve">) = </w:t>
        </w:r>
      </w:ins>
      <w:ins w:id="583" w:author="Jennifer L." w:date="2023-11-07T22:50:00Z">
        <w:r w:rsidR="00B468B9">
          <w:rPr>
            <w:bCs/>
            <w:szCs w:val="24"/>
          </w:rPr>
          <w:t>0.75</w:t>
        </w:r>
      </w:ins>
      <w:ins w:id="584" w:author="Jennifer L." w:date="2023-11-07T22:47:00Z">
        <w:r w:rsidR="00B468B9">
          <w:rPr>
            <w:bCs/>
            <w:szCs w:val="24"/>
          </w:rPr>
          <w:t>, p = 0.</w:t>
        </w:r>
      </w:ins>
      <w:ins w:id="585" w:author="Jennifer L." w:date="2023-11-07T22:50:00Z">
        <w:r w:rsidR="00B468B9">
          <w:rPr>
            <w:bCs/>
            <w:szCs w:val="24"/>
          </w:rPr>
          <w:t>454</w:t>
        </w:r>
      </w:ins>
      <w:ins w:id="586" w:author="Jennifer L." w:date="2023-11-07T22:47:00Z">
        <w:r w:rsidR="00B468B9">
          <w:rPr>
            <w:bCs/>
            <w:szCs w:val="24"/>
          </w:rPr>
          <w:t>)</w:t>
        </w:r>
      </w:ins>
      <w:ins w:id="587" w:author="Jennifer L." w:date="2023-11-07T22:46:00Z">
        <w:r w:rsidR="00B468B9">
          <w:rPr>
            <w:bCs/>
            <w:szCs w:val="24"/>
          </w:rPr>
          <w:t>, peer influence</w:t>
        </w:r>
      </w:ins>
      <w:ins w:id="588" w:author="Jennifer L." w:date="2023-11-07T22:47:00Z">
        <w:r w:rsidR="00B468B9">
          <w:rPr>
            <w:bCs/>
            <w:szCs w:val="24"/>
          </w:rPr>
          <w:t xml:space="preserve"> (b = 0.0</w:t>
        </w:r>
      </w:ins>
      <w:ins w:id="589" w:author="Jennifer L." w:date="2023-11-07T22:50:00Z">
        <w:r w:rsidR="00B468B9">
          <w:rPr>
            <w:bCs/>
            <w:szCs w:val="24"/>
          </w:rPr>
          <w:t>01</w:t>
        </w:r>
      </w:ins>
      <w:ins w:id="590" w:author="Jennifer L." w:date="2023-11-07T22:47:00Z">
        <w:r w:rsidR="00B468B9">
          <w:rPr>
            <w:bCs/>
            <w:szCs w:val="24"/>
          </w:rPr>
          <w:t>, se = 0.0</w:t>
        </w:r>
      </w:ins>
      <w:ins w:id="591" w:author="Jennifer L." w:date="2023-11-07T22:50:00Z">
        <w:r w:rsidR="00B468B9">
          <w:rPr>
            <w:bCs/>
            <w:szCs w:val="24"/>
          </w:rPr>
          <w:t>01</w:t>
        </w:r>
      </w:ins>
      <w:ins w:id="592" w:author="Jennifer L." w:date="2023-11-07T22:47:00Z">
        <w:r w:rsidR="00B468B9">
          <w:rPr>
            <w:bCs/>
            <w:szCs w:val="24"/>
          </w:rPr>
          <w:t>, t(</w:t>
        </w:r>
      </w:ins>
      <w:ins w:id="593" w:author="Jennifer L." w:date="2023-11-07T22:50:00Z">
        <w:r w:rsidR="00B468B9">
          <w:rPr>
            <w:bCs/>
            <w:szCs w:val="24"/>
          </w:rPr>
          <w:t>65</w:t>
        </w:r>
      </w:ins>
      <w:ins w:id="594" w:author="Jennifer L." w:date="2023-11-07T22:47:00Z">
        <w:r w:rsidR="00B468B9">
          <w:rPr>
            <w:bCs/>
            <w:szCs w:val="24"/>
          </w:rPr>
          <w:t xml:space="preserve">) = </w:t>
        </w:r>
      </w:ins>
      <w:ins w:id="595" w:author="Jennifer L." w:date="2023-11-07T22:50:00Z">
        <w:r w:rsidR="00B468B9">
          <w:rPr>
            <w:bCs/>
            <w:szCs w:val="24"/>
          </w:rPr>
          <w:t>0.53</w:t>
        </w:r>
      </w:ins>
      <w:ins w:id="596" w:author="Jennifer L." w:date="2023-11-07T22:47:00Z">
        <w:r w:rsidR="00B468B9">
          <w:rPr>
            <w:bCs/>
            <w:szCs w:val="24"/>
          </w:rPr>
          <w:t>, p = 0.</w:t>
        </w:r>
      </w:ins>
      <w:ins w:id="597" w:author="Jennifer L." w:date="2023-11-07T22:50:00Z">
        <w:r w:rsidR="00B468B9">
          <w:rPr>
            <w:bCs/>
            <w:szCs w:val="24"/>
          </w:rPr>
          <w:t>595</w:t>
        </w:r>
      </w:ins>
      <w:ins w:id="598" w:author="Jennifer L." w:date="2023-11-07T22:47:00Z">
        <w:r w:rsidR="00B468B9">
          <w:rPr>
            <w:bCs/>
            <w:szCs w:val="24"/>
          </w:rPr>
          <w:t>)</w:t>
        </w:r>
      </w:ins>
      <w:ins w:id="599" w:author="Jennifer L." w:date="2023-11-07T22:46:00Z">
        <w:r w:rsidR="00B468B9">
          <w:rPr>
            <w:bCs/>
            <w:szCs w:val="24"/>
          </w:rPr>
          <w:t>, boredom</w:t>
        </w:r>
      </w:ins>
      <w:ins w:id="600" w:author="Jennifer L." w:date="2023-11-07T22:47:00Z">
        <w:r w:rsidR="00B468B9">
          <w:rPr>
            <w:bCs/>
            <w:szCs w:val="24"/>
          </w:rPr>
          <w:t xml:space="preserve"> (b = </w:t>
        </w:r>
      </w:ins>
      <w:ins w:id="601" w:author="Jennifer L." w:date="2023-11-07T22:50:00Z">
        <w:r w:rsidR="00B468B9">
          <w:rPr>
            <w:bCs/>
            <w:szCs w:val="24"/>
          </w:rPr>
          <w:t>-0.001</w:t>
        </w:r>
      </w:ins>
      <w:ins w:id="602" w:author="Jennifer L." w:date="2023-11-07T22:47:00Z">
        <w:r w:rsidR="00B468B9">
          <w:rPr>
            <w:bCs/>
            <w:szCs w:val="24"/>
          </w:rPr>
          <w:t>, se = 0.0</w:t>
        </w:r>
      </w:ins>
      <w:ins w:id="603" w:author="Jennifer L." w:date="2023-11-07T22:50:00Z">
        <w:r w:rsidR="00B468B9">
          <w:rPr>
            <w:bCs/>
            <w:szCs w:val="24"/>
          </w:rPr>
          <w:t>0</w:t>
        </w:r>
      </w:ins>
      <w:ins w:id="604" w:author="Jennifer L." w:date="2023-11-07T22:51:00Z">
        <w:r w:rsidR="00B468B9">
          <w:rPr>
            <w:bCs/>
            <w:szCs w:val="24"/>
          </w:rPr>
          <w:t>1</w:t>
        </w:r>
      </w:ins>
      <w:ins w:id="605" w:author="Jennifer L." w:date="2023-11-07T22:47:00Z">
        <w:r w:rsidR="00B468B9">
          <w:rPr>
            <w:bCs/>
            <w:szCs w:val="24"/>
          </w:rPr>
          <w:t>, t(</w:t>
        </w:r>
      </w:ins>
      <w:ins w:id="606" w:author="Jennifer L." w:date="2023-11-07T22:51:00Z">
        <w:r w:rsidR="00B468B9">
          <w:rPr>
            <w:bCs/>
            <w:szCs w:val="24"/>
          </w:rPr>
          <w:t>65</w:t>
        </w:r>
      </w:ins>
      <w:ins w:id="607" w:author="Jennifer L." w:date="2023-11-07T22:47:00Z">
        <w:r w:rsidR="00B468B9">
          <w:rPr>
            <w:bCs/>
            <w:szCs w:val="24"/>
          </w:rPr>
          <w:t xml:space="preserve">) = </w:t>
        </w:r>
      </w:ins>
      <w:ins w:id="608" w:author="Jennifer L." w:date="2023-11-07T22:51:00Z">
        <w:r w:rsidR="00B468B9">
          <w:rPr>
            <w:bCs/>
            <w:szCs w:val="24"/>
          </w:rPr>
          <w:t>-0.96</w:t>
        </w:r>
      </w:ins>
      <w:ins w:id="609" w:author="Jennifer L." w:date="2023-11-07T22:47:00Z">
        <w:r w:rsidR="00B468B9">
          <w:rPr>
            <w:bCs/>
            <w:szCs w:val="24"/>
          </w:rPr>
          <w:t>, p = 0.3</w:t>
        </w:r>
      </w:ins>
      <w:ins w:id="610" w:author="Jennifer L." w:date="2023-11-07T22:51:00Z">
        <w:r w:rsidR="00B468B9">
          <w:rPr>
            <w:bCs/>
            <w:szCs w:val="24"/>
          </w:rPr>
          <w:t>41</w:t>
        </w:r>
      </w:ins>
      <w:ins w:id="611" w:author="Jennifer L." w:date="2023-11-07T22:47:00Z">
        <w:r w:rsidR="00B468B9">
          <w:rPr>
            <w:bCs/>
            <w:szCs w:val="24"/>
          </w:rPr>
          <w:t>)</w:t>
        </w:r>
      </w:ins>
      <w:ins w:id="612" w:author="Jennifer L." w:date="2023-11-07T22:46:00Z">
        <w:r w:rsidR="00B468B9">
          <w:rPr>
            <w:bCs/>
            <w:szCs w:val="24"/>
          </w:rPr>
          <w:t xml:space="preserve">, </w:t>
        </w:r>
      </w:ins>
      <w:ins w:id="613" w:author="Jennifer L." w:date="2023-11-07T22:51:00Z">
        <w:r w:rsidR="00B468B9">
          <w:rPr>
            <w:bCs/>
            <w:szCs w:val="24"/>
          </w:rPr>
          <w:t>contributing to</w:t>
        </w:r>
      </w:ins>
      <w:ins w:id="614" w:author="Jennifer L." w:date="2023-11-07T22:46:00Z">
        <w:r w:rsidR="00B468B9">
          <w:rPr>
            <w:bCs/>
            <w:szCs w:val="24"/>
          </w:rPr>
          <w:t xml:space="preserve"> science</w:t>
        </w:r>
      </w:ins>
      <w:ins w:id="615" w:author="Jennifer L." w:date="2023-11-07T22:47:00Z">
        <w:r w:rsidR="00B468B9">
          <w:rPr>
            <w:bCs/>
            <w:szCs w:val="24"/>
          </w:rPr>
          <w:t xml:space="preserve"> </w:t>
        </w:r>
      </w:ins>
      <w:ins w:id="616" w:author="Jennifer L." w:date="2023-11-07T22:48:00Z">
        <w:r w:rsidR="00B468B9">
          <w:rPr>
            <w:bCs/>
            <w:szCs w:val="24"/>
          </w:rPr>
          <w:t>(b = 0.</w:t>
        </w:r>
      </w:ins>
      <w:ins w:id="617" w:author="Jennifer L." w:date="2023-11-07T22:51:00Z">
        <w:r w:rsidR="00B468B9">
          <w:rPr>
            <w:bCs/>
            <w:szCs w:val="24"/>
          </w:rPr>
          <w:t>000</w:t>
        </w:r>
      </w:ins>
      <w:ins w:id="618" w:author="Jennifer L." w:date="2023-11-07T22:48:00Z">
        <w:r w:rsidR="00B468B9">
          <w:rPr>
            <w:bCs/>
            <w:szCs w:val="24"/>
          </w:rPr>
          <w:t>, se = 0.0</w:t>
        </w:r>
      </w:ins>
      <w:ins w:id="619" w:author="Jennifer L." w:date="2023-11-07T22:51:00Z">
        <w:r w:rsidR="00B468B9">
          <w:rPr>
            <w:bCs/>
            <w:szCs w:val="24"/>
          </w:rPr>
          <w:t>01</w:t>
        </w:r>
      </w:ins>
      <w:ins w:id="620" w:author="Jennifer L." w:date="2023-11-07T22:48:00Z">
        <w:r w:rsidR="00B468B9">
          <w:rPr>
            <w:bCs/>
            <w:szCs w:val="24"/>
          </w:rPr>
          <w:t>, t(</w:t>
        </w:r>
      </w:ins>
      <w:ins w:id="621" w:author="Jennifer L." w:date="2023-11-07T22:51:00Z">
        <w:r w:rsidR="00B468B9">
          <w:rPr>
            <w:bCs/>
            <w:szCs w:val="24"/>
          </w:rPr>
          <w:t>65</w:t>
        </w:r>
      </w:ins>
      <w:ins w:id="622" w:author="Jennifer L." w:date="2023-11-07T22:48:00Z">
        <w:r w:rsidR="00B468B9">
          <w:rPr>
            <w:bCs/>
            <w:szCs w:val="24"/>
          </w:rPr>
          <w:t xml:space="preserve">) = </w:t>
        </w:r>
      </w:ins>
      <w:ins w:id="623" w:author="Jennifer L." w:date="2023-11-07T22:51:00Z">
        <w:r w:rsidR="00B468B9">
          <w:rPr>
            <w:bCs/>
            <w:szCs w:val="24"/>
          </w:rPr>
          <w:t>-0.18</w:t>
        </w:r>
      </w:ins>
      <w:ins w:id="624" w:author="Jennifer L." w:date="2023-11-07T22:48:00Z">
        <w:r w:rsidR="00B468B9">
          <w:rPr>
            <w:bCs/>
            <w:szCs w:val="24"/>
          </w:rPr>
          <w:t>, p = 0.</w:t>
        </w:r>
      </w:ins>
      <w:ins w:id="625" w:author="Jennifer L." w:date="2023-11-07T22:51:00Z">
        <w:r w:rsidR="00B468B9">
          <w:rPr>
            <w:bCs/>
            <w:szCs w:val="24"/>
          </w:rPr>
          <w:t>858</w:t>
        </w:r>
      </w:ins>
      <w:ins w:id="626" w:author="Jennifer L." w:date="2023-11-07T22:48:00Z">
        <w:r w:rsidR="00B468B9">
          <w:rPr>
            <w:bCs/>
            <w:szCs w:val="24"/>
          </w:rPr>
          <w:t>)</w:t>
        </w:r>
      </w:ins>
      <w:ins w:id="627" w:author="Jennifer L." w:date="2023-11-07T22:46:00Z">
        <w:r w:rsidR="00B468B9">
          <w:rPr>
            <w:bCs/>
            <w:szCs w:val="24"/>
          </w:rPr>
          <w:t>, and seeking a challenge</w:t>
        </w:r>
      </w:ins>
      <w:ins w:id="628" w:author="Jennifer L." w:date="2023-11-07T22:48:00Z">
        <w:r w:rsidR="00B468B9">
          <w:rPr>
            <w:bCs/>
            <w:szCs w:val="24"/>
          </w:rPr>
          <w:t xml:space="preserve"> (b = 0.0</w:t>
        </w:r>
      </w:ins>
      <w:ins w:id="629" w:author="Jennifer L." w:date="2023-11-07T22:51:00Z">
        <w:r w:rsidR="00B468B9">
          <w:rPr>
            <w:bCs/>
            <w:szCs w:val="24"/>
          </w:rPr>
          <w:t>00</w:t>
        </w:r>
      </w:ins>
      <w:ins w:id="630" w:author="Jennifer L." w:date="2023-11-07T22:48:00Z">
        <w:r w:rsidR="00B468B9">
          <w:rPr>
            <w:bCs/>
            <w:szCs w:val="24"/>
          </w:rPr>
          <w:t>, se = 0.0</w:t>
        </w:r>
      </w:ins>
      <w:ins w:id="631" w:author="Jennifer L." w:date="2023-11-07T22:52:00Z">
        <w:r w:rsidR="00B468B9">
          <w:rPr>
            <w:bCs/>
            <w:szCs w:val="24"/>
          </w:rPr>
          <w:t>01</w:t>
        </w:r>
      </w:ins>
      <w:ins w:id="632" w:author="Jennifer L." w:date="2023-11-07T22:48:00Z">
        <w:r w:rsidR="00B468B9">
          <w:rPr>
            <w:bCs/>
            <w:szCs w:val="24"/>
          </w:rPr>
          <w:t>, t(</w:t>
        </w:r>
      </w:ins>
      <w:ins w:id="633" w:author="Jennifer L." w:date="2023-11-07T22:52:00Z">
        <w:r w:rsidR="00B468B9">
          <w:rPr>
            <w:bCs/>
            <w:szCs w:val="24"/>
          </w:rPr>
          <w:t>65</w:t>
        </w:r>
      </w:ins>
      <w:ins w:id="634" w:author="Jennifer L." w:date="2023-11-07T22:48:00Z">
        <w:r w:rsidR="00B468B9">
          <w:rPr>
            <w:bCs/>
            <w:szCs w:val="24"/>
          </w:rPr>
          <w:t xml:space="preserve">) = </w:t>
        </w:r>
      </w:ins>
      <w:ins w:id="635" w:author="Jennifer L." w:date="2023-11-07T22:52:00Z">
        <w:r w:rsidR="00B468B9">
          <w:rPr>
            <w:bCs/>
            <w:szCs w:val="24"/>
          </w:rPr>
          <w:t>-0.08</w:t>
        </w:r>
      </w:ins>
      <w:ins w:id="636" w:author="Jennifer L." w:date="2023-11-07T22:48:00Z">
        <w:r w:rsidR="00B468B9">
          <w:rPr>
            <w:bCs/>
            <w:szCs w:val="24"/>
          </w:rPr>
          <w:t>, p = 0.</w:t>
        </w:r>
      </w:ins>
      <w:ins w:id="637" w:author="Jennifer L." w:date="2023-11-07T22:52:00Z">
        <w:r w:rsidR="00B468B9">
          <w:rPr>
            <w:bCs/>
            <w:szCs w:val="24"/>
          </w:rPr>
          <w:t>935</w:t>
        </w:r>
      </w:ins>
      <w:ins w:id="638" w:author="Jennifer L." w:date="2023-11-07T22:48:00Z">
        <w:r w:rsidR="00B468B9">
          <w:rPr>
            <w:bCs/>
            <w:szCs w:val="24"/>
          </w:rPr>
          <w:t>).</w:t>
        </w:r>
      </w:ins>
      <w:ins w:id="639" w:author="Jennifer L." w:date="2023-11-07T22:30:00Z">
        <w:r w:rsidR="0095040B" w:rsidRPr="0095040B">
          <w:rPr>
            <w:bCs/>
            <w:szCs w:val="24"/>
          </w:rPr>
          <w:t xml:space="preserve"> </w:t>
        </w:r>
      </w:ins>
      <w:ins w:id="640" w:author="Jennifer L." w:date="2023-11-07T22:52:00Z">
        <w:r w:rsidR="00B468B9">
          <w:rPr>
            <w:bCs/>
            <w:szCs w:val="24"/>
          </w:rPr>
          <w:t xml:space="preserve">We additionally did not find any associations between distraction usage and </w:t>
        </w:r>
      </w:ins>
      <w:ins w:id="641" w:author="Jennifer L." w:date="2023-11-07T22:53:00Z">
        <w:r w:rsidR="00B468B9">
          <w:rPr>
            <w:bCs/>
            <w:szCs w:val="24"/>
          </w:rPr>
          <w:t xml:space="preserve">how much participants self-reported enjoying </w:t>
        </w:r>
      </w:ins>
      <w:ins w:id="642" w:author="Jennifer L." w:date="2023-11-07T22:30:00Z">
        <w:r w:rsidR="0095040B" w:rsidRPr="0095040B">
          <w:rPr>
            <w:bCs/>
            <w:szCs w:val="24"/>
          </w:rPr>
          <w:t>fear</w:t>
        </w:r>
      </w:ins>
      <w:ins w:id="643" w:author="Jennifer L." w:date="2023-11-07T22:53:00Z">
        <w:r w:rsidR="00B468B9">
          <w:rPr>
            <w:bCs/>
            <w:szCs w:val="24"/>
          </w:rPr>
          <w:t xml:space="preserve"> (</w:t>
        </w:r>
      </w:ins>
      <w:ins w:id="644" w:author="Jennifer L." w:date="2023-11-07T22:54:00Z">
        <w:r w:rsidR="00B468B9">
          <w:rPr>
            <w:bCs/>
            <w:szCs w:val="24"/>
          </w:rPr>
          <w:t>b = -0.012, se = 0.019, t(69) = -0.60, p = 0.55</w:t>
        </w:r>
      </w:ins>
      <w:ins w:id="645" w:author="Jennifer L." w:date="2023-11-07T22:53:00Z">
        <w:r w:rsidR="00B468B9">
          <w:rPr>
            <w:bCs/>
            <w:szCs w:val="24"/>
          </w:rPr>
          <w:t>)</w:t>
        </w:r>
      </w:ins>
      <w:ins w:id="646" w:author="Jennifer L." w:date="2023-11-07T22:30:00Z">
        <w:r w:rsidR="0095040B" w:rsidRPr="0095040B">
          <w:rPr>
            <w:bCs/>
            <w:szCs w:val="24"/>
          </w:rPr>
          <w:t xml:space="preserve"> </w:t>
        </w:r>
      </w:ins>
      <w:ins w:id="647" w:author="Jennifer L." w:date="2023-11-07T22:53:00Z">
        <w:r w:rsidR="00B468B9">
          <w:rPr>
            <w:bCs/>
            <w:szCs w:val="24"/>
          </w:rPr>
          <w:t>or</w:t>
        </w:r>
      </w:ins>
      <w:ins w:id="648" w:author="Jennifer L." w:date="2023-11-07T22:30:00Z">
        <w:r w:rsidR="0095040B" w:rsidRPr="0095040B">
          <w:rPr>
            <w:bCs/>
            <w:szCs w:val="24"/>
          </w:rPr>
          <w:t xml:space="preserve"> haunted houses</w:t>
        </w:r>
      </w:ins>
      <w:ins w:id="649" w:author="Jennifer L." w:date="2023-11-07T22:53:00Z">
        <w:r w:rsidR="00B468B9">
          <w:rPr>
            <w:bCs/>
            <w:szCs w:val="24"/>
          </w:rPr>
          <w:t xml:space="preserve"> (</w:t>
        </w:r>
      </w:ins>
      <w:ins w:id="650" w:author="Jennifer L." w:date="2023-11-07T22:54:00Z">
        <w:r w:rsidR="00B468B9">
          <w:rPr>
            <w:bCs/>
            <w:szCs w:val="24"/>
          </w:rPr>
          <w:t>b = 0.021, se = 0.127, t(</w:t>
        </w:r>
      </w:ins>
      <w:ins w:id="651" w:author="Jennifer L." w:date="2023-11-07T22:55:00Z">
        <w:r w:rsidR="00B468B9">
          <w:rPr>
            <w:bCs/>
            <w:szCs w:val="24"/>
          </w:rPr>
          <w:t>69</w:t>
        </w:r>
      </w:ins>
      <w:ins w:id="652" w:author="Jennifer L." w:date="2023-11-07T22:54:00Z">
        <w:r w:rsidR="00B468B9">
          <w:rPr>
            <w:bCs/>
            <w:szCs w:val="24"/>
          </w:rPr>
          <w:t xml:space="preserve">) = </w:t>
        </w:r>
      </w:ins>
      <w:ins w:id="653" w:author="Jennifer L." w:date="2023-11-07T22:55:00Z">
        <w:r w:rsidR="00B468B9">
          <w:rPr>
            <w:bCs/>
            <w:szCs w:val="24"/>
          </w:rPr>
          <w:t>0.94</w:t>
        </w:r>
      </w:ins>
      <w:ins w:id="654" w:author="Jennifer L." w:date="2023-11-07T22:54:00Z">
        <w:r w:rsidR="00B468B9">
          <w:rPr>
            <w:bCs/>
            <w:szCs w:val="24"/>
          </w:rPr>
          <w:t>, p = 0.3</w:t>
        </w:r>
      </w:ins>
      <w:ins w:id="655" w:author="Jennifer L." w:date="2023-11-07T22:55:00Z">
        <w:r w:rsidR="00B468B9">
          <w:rPr>
            <w:bCs/>
            <w:szCs w:val="24"/>
          </w:rPr>
          <w:t>5</w:t>
        </w:r>
      </w:ins>
      <w:ins w:id="656" w:author="Jennifer L." w:date="2023-11-07T22:53:00Z">
        <w:r w:rsidR="00B468B9">
          <w:rPr>
            <w:bCs/>
            <w:szCs w:val="24"/>
          </w:rPr>
          <w:t>)</w:t>
        </w:r>
      </w:ins>
      <w:ins w:id="657" w:author="Jennifer L." w:date="2023-11-07T22:30:00Z">
        <w:r w:rsidR="0095040B" w:rsidRPr="0095040B">
          <w:rPr>
            <w:bCs/>
            <w:szCs w:val="24"/>
          </w:rPr>
          <w:t>, sex</w:t>
        </w:r>
      </w:ins>
      <w:ins w:id="658" w:author="Jennifer L." w:date="2023-11-07T22:55:00Z">
        <w:r w:rsidR="002F7E40">
          <w:rPr>
            <w:bCs/>
            <w:szCs w:val="24"/>
          </w:rPr>
          <w:t xml:space="preserve"> (t</w:t>
        </w:r>
      </w:ins>
      <w:ins w:id="659" w:author="Jennifer L." w:date="2023-11-07T22:56:00Z">
        <w:r w:rsidR="002F7E40">
          <w:rPr>
            <w:bCs/>
            <w:szCs w:val="24"/>
          </w:rPr>
          <w:t>(73) = 1.54, p = 0.13</w:t>
        </w:r>
      </w:ins>
      <w:ins w:id="660" w:author="Jennifer L." w:date="2023-11-07T22:55:00Z">
        <w:r w:rsidR="002F7E40">
          <w:rPr>
            <w:bCs/>
            <w:szCs w:val="24"/>
          </w:rPr>
          <w:t>)</w:t>
        </w:r>
      </w:ins>
      <w:ins w:id="661" w:author="Jennifer L." w:date="2023-11-07T22:30:00Z">
        <w:r w:rsidR="0095040B" w:rsidRPr="0095040B">
          <w:rPr>
            <w:bCs/>
            <w:szCs w:val="24"/>
          </w:rPr>
          <w:t>, age</w:t>
        </w:r>
      </w:ins>
      <w:ins w:id="662" w:author="Jennifer L." w:date="2023-11-07T22:56:00Z">
        <w:r w:rsidR="002F7E40">
          <w:rPr>
            <w:bCs/>
            <w:szCs w:val="24"/>
          </w:rPr>
          <w:t xml:space="preserve"> (b = 0.000, se = 0.012, t(73) = -0.03, p = 0.98)</w:t>
        </w:r>
      </w:ins>
      <w:ins w:id="663" w:author="Jennifer L." w:date="2023-11-07T22:30:00Z">
        <w:r w:rsidR="0095040B" w:rsidRPr="0095040B">
          <w:rPr>
            <w:bCs/>
            <w:szCs w:val="24"/>
          </w:rPr>
          <w:t>, depression</w:t>
        </w:r>
      </w:ins>
      <w:ins w:id="664" w:author="Jennifer L." w:date="2023-11-07T22:59:00Z">
        <w:r w:rsidR="002F7E40">
          <w:rPr>
            <w:bCs/>
            <w:szCs w:val="24"/>
          </w:rPr>
          <w:t xml:space="preserve"> (</w:t>
        </w:r>
      </w:ins>
      <w:ins w:id="665" w:author="Jennifer L." w:date="2023-11-07T23:01:00Z">
        <w:r w:rsidR="002F7E40">
          <w:rPr>
            <w:bCs/>
            <w:szCs w:val="24"/>
          </w:rPr>
          <w:t>b = 0.021, se = 0.127, t(69) = 0.94, p = 0.35</w:t>
        </w:r>
      </w:ins>
      <w:ins w:id="666" w:author="Jennifer L." w:date="2023-11-07T22:59:00Z">
        <w:r w:rsidR="002F7E40">
          <w:rPr>
            <w:bCs/>
            <w:szCs w:val="24"/>
          </w:rPr>
          <w:t>)</w:t>
        </w:r>
      </w:ins>
      <w:ins w:id="667" w:author="Jennifer L." w:date="2023-11-07T22:31:00Z">
        <w:r w:rsidR="0095040B">
          <w:rPr>
            <w:bCs/>
            <w:szCs w:val="24"/>
          </w:rPr>
          <w:t>,</w:t>
        </w:r>
      </w:ins>
      <w:ins w:id="668" w:author="Jennifer L." w:date="2023-11-07T22:30:00Z">
        <w:r w:rsidR="0095040B" w:rsidRPr="0095040B">
          <w:rPr>
            <w:bCs/>
            <w:szCs w:val="24"/>
          </w:rPr>
          <w:t xml:space="preserve"> anxiety</w:t>
        </w:r>
      </w:ins>
      <w:ins w:id="669" w:author="Jennifer L." w:date="2023-11-07T22:59:00Z">
        <w:r w:rsidR="002F7E40">
          <w:rPr>
            <w:bCs/>
            <w:szCs w:val="24"/>
          </w:rPr>
          <w:t xml:space="preserve"> (</w:t>
        </w:r>
      </w:ins>
      <w:ins w:id="670" w:author="Jennifer L." w:date="2023-11-07T23:01:00Z">
        <w:r w:rsidR="002F7E40">
          <w:rPr>
            <w:bCs/>
            <w:szCs w:val="24"/>
          </w:rPr>
          <w:t>b = 0.021, se = 0.127, t(69) = 0.94, p = 0.35</w:t>
        </w:r>
      </w:ins>
      <w:ins w:id="671" w:author="Jennifer L." w:date="2023-11-07T22:59:00Z">
        <w:r w:rsidR="002F7E40">
          <w:rPr>
            <w:bCs/>
            <w:szCs w:val="24"/>
          </w:rPr>
          <w:t>)</w:t>
        </w:r>
      </w:ins>
      <w:ins w:id="672" w:author="Jennifer L." w:date="2023-11-07T22:30:00Z">
        <w:r w:rsidR="0095040B" w:rsidRPr="0095040B">
          <w:rPr>
            <w:bCs/>
            <w:szCs w:val="24"/>
          </w:rPr>
          <w:t>, intolerance of uncertaint</w:t>
        </w:r>
      </w:ins>
      <w:ins w:id="673" w:author="Jennifer L." w:date="2023-11-07T22:31:00Z">
        <w:r w:rsidR="0095040B">
          <w:rPr>
            <w:bCs/>
            <w:szCs w:val="24"/>
          </w:rPr>
          <w:t>y</w:t>
        </w:r>
      </w:ins>
      <w:ins w:id="674" w:author="Jennifer L." w:date="2023-11-07T22:59:00Z">
        <w:r w:rsidR="002F7E40">
          <w:rPr>
            <w:bCs/>
            <w:szCs w:val="24"/>
          </w:rPr>
          <w:t xml:space="preserve"> (</w:t>
        </w:r>
      </w:ins>
      <w:ins w:id="675" w:author="Jennifer L." w:date="2023-11-07T23:01:00Z">
        <w:r w:rsidR="002F7E40">
          <w:rPr>
            <w:bCs/>
            <w:szCs w:val="24"/>
          </w:rPr>
          <w:t>b = 0.021, se = 0.127, t(69) = 0.94, p = 0.35</w:t>
        </w:r>
      </w:ins>
      <w:ins w:id="676" w:author="Jennifer L." w:date="2023-11-07T22:59:00Z">
        <w:r w:rsidR="002F7E40">
          <w:rPr>
            <w:bCs/>
            <w:szCs w:val="24"/>
          </w:rPr>
          <w:t>)</w:t>
        </w:r>
      </w:ins>
      <w:ins w:id="677" w:author="Jennifer L." w:date="2023-11-07T22:30:00Z">
        <w:r w:rsidR="0095040B" w:rsidRPr="0095040B">
          <w:rPr>
            <w:bCs/>
            <w:szCs w:val="24"/>
          </w:rPr>
          <w:t xml:space="preserve">, </w:t>
        </w:r>
      </w:ins>
      <w:ins w:id="678" w:author="Jennifer L." w:date="2023-11-07T22:59:00Z">
        <w:r w:rsidR="002F7E40">
          <w:rPr>
            <w:bCs/>
            <w:szCs w:val="24"/>
          </w:rPr>
          <w:t>tendency to use reappraisal (</w:t>
        </w:r>
      </w:ins>
      <w:ins w:id="679" w:author="Jennifer L." w:date="2023-11-07T23:01:00Z">
        <w:r w:rsidR="002F7E40">
          <w:rPr>
            <w:bCs/>
            <w:szCs w:val="24"/>
          </w:rPr>
          <w:t>b = 0.021, se = 0.127, t(69) = 0.94, p = 0.35</w:t>
        </w:r>
      </w:ins>
      <w:ins w:id="680" w:author="Jennifer L." w:date="2023-11-07T22:59:00Z">
        <w:r w:rsidR="002F7E40">
          <w:rPr>
            <w:bCs/>
            <w:szCs w:val="24"/>
          </w:rPr>
          <w:t>) or suppression (</w:t>
        </w:r>
      </w:ins>
      <w:ins w:id="681" w:author="Jennifer L." w:date="2023-11-07T23:01:00Z">
        <w:r w:rsidR="002F7E40">
          <w:rPr>
            <w:bCs/>
            <w:szCs w:val="24"/>
          </w:rPr>
          <w:t>b = 0.021, se = 0.127, t(69) = 0.94, p = 0.35</w:t>
        </w:r>
      </w:ins>
      <w:ins w:id="682" w:author="Jennifer L." w:date="2023-11-07T22:59:00Z">
        <w:r w:rsidR="002F7E40">
          <w:rPr>
            <w:bCs/>
            <w:szCs w:val="24"/>
          </w:rPr>
          <w:t>)</w:t>
        </w:r>
      </w:ins>
      <w:ins w:id="683" w:author="Jennifer L." w:date="2023-11-07T22:30:00Z">
        <w:r w:rsidR="0095040B" w:rsidRPr="0095040B">
          <w:rPr>
            <w:bCs/>
            <w:szCs w:val="24"/>
          </w:rPr>
          <w:t>, time of day</w:t>
        </w:r>
      </w:ins>
      <w:ins w:id="684" w:author="Jennifer L." w:date="2023-11-07T22:58:00Z">
        <w:r w:rsidR="002F7E40">
          <w:rPr>
            <w:bCs/>
            <w:szCs w:val="24"/>
          </w:rPr>
          <w:t xml:space="preserve"> (F(2,73) = 0.04, p = 0.96)</w:t>
        </w:r>
      </w:ins>
      <w:ins w:id="685" w:author="Jennifer L." w:date="2023-11-07T22:30:00Z">
        <w:r w:rsidR="0095040B" w:rsidRPr="0095040B">
          <w:rPr>
            <w:bCs/>
            <w:szCs w:val="24"/>
          </w:rPr>
          <w:t xml:space="preserve">, </w:t>
        </w:r>
      </w:ins>
      <w:ins w:id="686" w:author="Jennifer L." w:date="2023-11-07T22:33:00Z">
        <w:r w:rsidR="0095040B">
          <w:rPr>
            <w:bCs/>
            <w:szCs w:val="24"/>
          </w:rPr>
          <w:lastRenderedPageBreak/>
          <w:t xml:space="preserve">or </w:t>
        </w:r>
      </w:ins>
      <w:ins w:id="687" w:author="Jennifer L." w:date="2023-11-07T22:30:00Z">
        <w:r w:rsidR="0095040B" w:rsidRPr="0095040B">
          <w:rPr>
            <w:bCs/>
            <w:szCs w:val="24"/>
          </w:rPr>
          <w:t xml:space="preserve">presence of </w:t>
        </w:r>
      </w:ins>
      <w:ins w:id="688" w:author="Jennifer L." w:date="2023-11-07T22:57:00Z">
        <w:r w:rsidR="002F7E40">
          <w:rPr>
            <w:bCs/>
            <w:szCs w:val="24"/>
          </w:rPr>
          <w:t xml:space="preserve">familiar </w:t>
        </w:r>
      </w:ins>
      <w:ins w:id="689" w:author="Jennifer L." w:date="2023-11-07T22:30:00Z">
        <w:r w:rsidR="0095040B" w:rsidRPr="0095040B">
          <w:rPr>
            <w:bCs/>
            <w:szCs w:val="24"/>
          </w:rPr>
          <w:t>peers</w:t>
        </w:r>
      </w:ins>
      <w:ins w:id="690" w:author="Jennifer L." w:date="2023-11-07T22:57:00Z">
        <w:r w:rsidR="002F7E40">
          <w:rPr>
            <w:bCs/>
            <w:szCs w:val="24"/>
          </w:rPr>
          <w:t xml:space="preserve"> (t(60) = -0.40, p = 0.700)</w:t>
        </w:r>
      </w:ins>
      <w:ins w:id="691" w:author="Jennifer L." w:date="2023-11-07T22:33:00Z">
        <w:r w:rsidR="0095040B">
          <w:rPr>
            <w:bCs/>
            <w:szCs w:val="24"/>
          </w:rPr>
          <w:t>.</w:t>
        </w:r>
      </w:ins>
      <w:ins w:id="692" w:author="Jennifer L." w:date="2023-11-07T23:12:00Z">
        <w:r w:rsidR="00F80AE3">
          <w:rPr>
            <w:bCs/>
            <w:szCs w:val="24"/>
          </w:rPr>
          <w:t xml:space="preserve"> </w:t>
        </w:r>
      </w:ins>
      <w:ins w:id="693" w:author="Jennifer L." w:date="2023-11-07T23:13:00Z">
        <w:r w:rsidR="00F80AE3">
          <w:rPr>
            <w:bCs/>
            <w:szCs w:val="24"/>
          </w:rPr>
          <w:t>Despite</w:t>
        </w:r>
      </w:ins>
      <w:ins w:id="694" w:author="Jennifer L." w:date="2023-11-07T23:12:00Z">
        <w:r w:rsidR="00F80AE3">
          <w:rPr>
            <w:bCs/>
            <w:szCs w:val="24"/>
          </w:rPr>
          <w:t xml:space="preserve"> </w:t>
        </w:r>
      </w:ins>
      <w:ins w:id="695" w:author="Jennifer L." w:date="2023-11-07T23:14:00Z">
        <w:r w:rsidR="00F80AE3">
          <w:rPr>
            <w:bCs/>
            <w:szCs w:val="24"/>
          </w:rPr>
          <w:t>the lack of association</w:t>
        </w:r>
      </w:ins>
      <w:ins w:id="696" w:author="Jennifer L." w:date="2023-11-07T23:12:00Z">
        <w:r w:rsidR="00F80AE3">
          <w:rPr>
            <w:bCs/>
            <w:szCs w:val="24"/>
          </w:rPr>
          <w:t>, these variables were included</w:t>
        </w:r>
      </w:ins>
      <w:ins w:id="697" w:author="Jennifer L." w:date="2023-11-07T23:13:00Z">
        <w:r w:rsidR="00F80AE3">
          <w:rPr>
            <w:bCs/>
            <w:szCs w:val="24"/>
          </w:rPr>
          <w:t xml:space="preserve"> </w:t>
        </w:r>
      </w:ins>
      <w:ins w:id="698" w:author="Jennifer L." w:date="2023-11-07T23:12:00Z">
        <w:r w:rsidR="00F80AE3">
          <w:rPr>
            <w:bCs/>
            <w:szCs w:val="24"/>
          </w:rPr>
          <w:t>as covariates in</w:t>
        </w:r>
      </w:ins>
      <w:ins w:id="699" w:author="Jennifer L." w:date="2023-11-07T23:13:00Z">
        <w:r w:rsidR="00F80AE3">
          <w:rPr>
            <w:bCs/>
            <w:szCs w:val="24"/>
          </w:rPr>
          <w:t xml:space="preserve"> some models as part of our subsequent multiverse analysis.</w:t>
        </w:r>
      </w:ins>
    </w:p>
    <w:p w14:paraId="7FACC979" w14:textId="34D6C1D5" w:rsidR="0095040B" w:rsidRPr="0095040B" w:rsidRDefault="0095040B" w:rsidP="000967D7">
      <w:pPr>
        <w:spacing w:after="0" w:line="480" w:lineRule="auto"/>
        <w:ind w:left="0" w:firstLine="720"/>
        <w:rPr>
          <w:ins w:id="700" w:author="Jennifer L." w:date="2023-11-07T22:28:00Z"/>
          <w:bCs/>
          <w:szCs w:val="24"/>
          <w:rPrChange w:id="701" w:author="Jennifer L." w:date="2023-11-07T22:28:00Z">
            <w:rPr>
              <w:ins w:id="702" w:author="Jennifer L." w:date="2023-11-07T22:28:00Z"/>
              <w:b/>
              <w:szCs w:val="24"/>
            </w:rPr>
          </w:rPrChange>
        </w:rPr>
      </w:pPr>
      <w:ins w:id="703" w:author="Jennifer L." w:date="2023-11-07T22:28:00Z">
        <w:r>
          <w:rPr>
            <w:b/>
            <w:szCs w:val="24"/>
          </w:rPr>
          <w:t xml:space="preserve">Cognitive Load did not predict strategy usage. </w:t>
        </w:r>
        <w:r w:rsidR="0075725E">
          <w:rPr>
            <w:bCs/>
            <w:szCs w:val="24"/>
          </w:rPr>
          <w:t>C</w:t>
        </w:r>
        <w:r>
          <w:rPr>
            <w:bCs/>
            <w:szCs w:val="24"/>
          </w:rPr>
          <w:t xml:space="preserve">ognitive load (RAT) </w:t>
        </w:r>
        <w:r>
          <w:rPr>
            <w:bCs/>
            <w:szCs w:val="24"/>
          </w:rPr>
          <w:fldChar w:fldCharType="begin"/>
        </w:r>
        <w:r>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Pr>
            <w:bCs/>
            <w:szCs w:val="24"/>
          </w:rPr>
          <w:fldChar w:fldCharType="separate"/>
        </w:r>
        <w:r w:rsidRPr="00FC686E">
          <w:t>(Dorman Ilan et al., 2019)</w:t>
        </w:r>
        <w:r>
          <w:rPr>
            <w:bCs/>
            <w:szCs w:val="24"/>
          </w:rPr>
          <w:fldChar w:fldCharType="end"/>
        </w:r>
        <w:r>
          <w:rPr>
            <w:bCs/>
            <w:szCs w:val="24"/>
          </w:rPr>
          <w:t>,</w:t>
        </w:r>
        <w:r w:rsidRPr="0095040B">
          <w:rPr>
            <w:bCs/>
            <w:szCs w:val="24"/>
          </w:rPr>
          <w:t xml:space="preserve"> </w:t>
        </w:r>
        <w:r>
          <w:rPr>
            <w:bCs/>
            <w:szCs w:val="24"/>
          </w:rPr>
          <w:t xml:space="preserve">Though our preregistered hypothesis that cognitive load may predict strategy usage  </w:t>
        </w:r>
        <w:r>
          <w:rPr>
            <w:bCs/>
            <w:szCs w:val="24"/>
          </w:rPr>
          <w:br/>
        </w:r>
        <w:r>
          <w:rPr>
            <w:bCs/>
            <w:szCs w:val="24"/>
          </w:rPr>
          <w:br/>
          <w:t>In summary, cognitive load post-exposure failed to predict usage of distraction versus reappraisal during exposure (b = - 0.02, se = 0.01, t(74) = -1.26, p = 0.21), which was contrary to our predictions.</w:t>
        </w:r>
      </w:ins>
    </w:p>
    <w:p w14:paraId="11FC92B7" w14:textId="39D01B1C" w:rsidR="0043765F" w:rsidRDefault="00B720B2" w:rsidP="000967D7">
      <w:pPr>
        <w:spacing w:after="0" w:line="480" w:lineRule="auto"/>
        <w:ind w:left="0" w:firstLine="720"/>
        <w:rPr>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w:t>
      </w:r>
      <w:ins w:id="704" w:author="Billy Mitchell" w:date="2023-11-07T13:06:00Z">
        <w:r w:rsidR="00097D65">
          <w:rPr>
            <w:szCs w:val="24"/>
          </w:rPr>
          <w:t>did not find a relationship between emotional intensity and strategy usage</w:t>
        </w:r>
      </w:ins>
      <w:del w:id="705" w:author="Billy Mitchell" w:date="2023-11-07T13:05:00Z">
        <w:r w:rsidRPr="008C7178" w:rsidDel="00097D65">
          <w:rPr>
            <w:szCs w:val="24"/>
          </w:rPr>
          <w:delText xml:space="preserve">failed to demonstrate that emotional intensity had predictive utility towards usage </w:delText>
        </w:r>
      </w:del>
      <w:r w:rsidRPr="008C7178">
        <w:rPr>
          <w:szCs w:val="24"/>
        </w:rPr>
        <w:t>(OR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3333DB82" w14:textId="5DA162CA" w:rsidR="00D93AE7" w:rsidRDefault="0043765F" w:rsidP="000967D7">
      <w:pPr>
        <w:spacing w:after="0" w:line="480" w:lineRule="auto"/>
        <w:ind w:left="0" w:firstLine="720"/>
        <w:rPr>
          <w:szCs w:val="24"/>
        </w:rPr>
      </w:pPr>
      <w:r>
        <w:rPr>
          <w:szCs w:val="24"/>
        </w:rPr>
        <w:t>However, we expanded our scope and conducted an additional explora</w:t>
      </w:r>
      <w:r w:rsidR="004D2275" w:rsidRPr="004D2275">
        <w:rPr>
          <w:szCs w:val="24"/>
        </w:rPr>
        <w:t>tory</w:t>
      </w:r>
      <w:r w:rsidR="004D2275">
        <w:rPr>
          <w:szCs w:val="24"/>
        </w:rPr>
        <w:t xml:space="preserve"> analys</w:t>
      </w:r>
      <w:r>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lastRenderedPageBreak/>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Pr>
          <w:szCs w:val="24"/>
        </w:rPr>
        <w:t xml:space="preserve">were </w:t>
      </w:r>
      <w:r w:rsidR="002E68CC">
        <w:rPr>
          <w:szCs w:val="24"/>
        </w:rPr>
        <w:t xml:space="preserve">reported by </w:t>
      </w:r>
      <w:r>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Pr>
          <w:szCs w:val="24"/>
        </w:rPr>
        <w:t>237</w:t>
      </w:r>
      <w:r w:rsidR="002E68CC">
        <w:rPr>
          <w:szCs w:val="24"/>
        </w:rPr>
        <w:t xml:space="preserve"> (65.</w:t>
      </w:r>
      <w:r>
        <w:rPr>
          <w:szCs w:val="24"/>
        </w:rPr>
        <w:t>8</w:t>
      </w:r>
      <w:r w:rsidR="004D2275" w:rsidRPr="004D2275">
        <w:rPr>
          <w:szCs w:val="24"/>
        </w:rPr>
        <w:t>0%) reported 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del w:id="706" w:author="Billy Mitchell" w:date="2023-11-07T13:06:00Z">
        <w:r w:rsidR="00021D66" w:rsidRPr="00021D66" w:rsidDel="00097D65">
          <w:rPr>
            <w:szCs w:val="24"/>
          </w:rPr>
          <w:delText>failed to demonstrate that emotional intensity had predictive utility towards usage</w:delText>
        </w:r>
      </w:del>
      <w:ins w:id="707" w:author="Billy Mitchell" w:date="2023-11-07T13:06:00Z">
        <w:r w:rsidR="00097D65">
          <w:rPr>
            <w:szCs w:val="24"/>
          </w:rPr>
          <w:t xml:space="preserve">did not find an association between emotional intensity and strategy </w:t>
        </w:r>
        <w:proofErr w:type="spellStart"/>
        <w:r w:rsidR="00097D65">
          <w:rPr>
            <w:szCs w:val="24"/>
          </w:rPr>
          <w:t>usagea</w:t>
        </w:r>
      </w:ins>
      <w:proofErr w:type="spellEnd"/>
      <w:r w:rsidR="00021D66" w:rsidRPr="00021D66">
        <w:rPr>
          <w:szCs w:val="24"/>
        </w:rPr>
        <w:t xml:space="preserv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r w:rsidR="00804B41" w:rsidRPr="00804B41">
        <w:rPr>
          <w:szCs w:val="24"/>
        </w:rPr>
        <w:t>every one</w:t>
      </w:r>
      <w:proofErr w:type="spell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66650BF1" w:rsidR="00EB6E76" w:rsidRDefault="00EB6E76" w:rsidP="000967D7">
      <w:pPr>
        <w:spacing w:after="0" w:line="480" w:lineRule="auto"/>
        <w:ind w:left="0" w:firstLine="720"/>
        <w:rPr>
          <w:szCs w:val="24"/>
        </w:rPr>
      </w:pPr>
      <w:r>
        <w:rPr>
          <w:b/>
          <w:bCs/>
          <w:noProof/>
          <w:szCs w:val="24"/>
        </w:rPr>
        <w:lastRenderedPageBreak/>
        <mc:AlternateContent>
          <mc:Choice Requires="wpg">
            <w:drawing>
              <wp:anchor distT="0" distB="0" distL="114300" distR="114300" simplePos="0" relativeHeight="251669504" behindDoc="0" locked="0" layoutInCell="1" allowOverlap="1" wp14:anchorId="4D881855" wp14:editId="54C55FD1">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29" style="position:absolute;left:0;text-align:left;margin-left:-2.4pt;margin-top:25.7pt;width:474.9pt;height:438.4pt;z-index:251669504;mso-width-relative:margin;mso-height-relative:margin" coordorigin="-307,-130" coordsize="60315,5567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TAG0&#10;DO1My2Wa3W+4XG5XO6XW7Xe8Xm9Xu+X2/X/AYHBYPCYXDYfEYnFYvGY3HQeAgI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v:textbox>
                </v:shape>
                <v:shape id="Picture 21"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">
                  <v:imagedata r:id="rId14" o:title="Timeline&#10;&#10;Description automatically generated with medium confidence"/>
                </v:shape>
                <w10:wrap type="square"/>
              </v:group>
            </w:pict>
          </mc:Fallback>
        </mc:AlternateContent>
      </w:r>
    </w:p>
    <w:p w14:paraId="1B283B18" w14:textId="77777777" w:rsidR="00EB6E76" w:rsidRDefault="00EB6E76" w:rsidP="000967D7">
      <w:pPr>
        <w:spacing w:after="0" w:line="480" w:lineRule="auto"/>
        <w:ind w:left="0" w:firstLine="720"/>
        <w:rPr>
          <w:szCs w:val="24"/>
        </w:rPr>
      </w:pPr>
    </w:p>
    <w:p w14:paraId="6A00A1E3" w14:textId="55320857" w:rsidR="009B3741" w:rsidRDefault="006D2182" w:rsidP="009B3741">
      <w:pPr>
        <w:spacing w:after="0" w:line="480" w:lineRule="auto"/>
        <w:ind w:left="0" w:firstLine="720"/>
        <w:rPr>
          <w:szCs w:val="24"/>
        </w:rPr>
      </w:pPr>
      <w:r>
        <w:rPr>
          <w:szCs w:val="24"/>
        </w:rPr>
        <w:t>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w:t>
      </w:r>
      <w:r w:rsidR="009B3741">
        <w:rPr>
          <w:szCs w:val="24"/>
        </w:rPr>
        <w:t xml:space="preserve"> across 14 additional models, including covariate models adjusting for sex, cognitive load, and ERQ </w:t>
      </w:r>
      <w:r w:rsidR="009B3741">
        <w:rPr>
          <w:szCs w:val="24"/>
        </w:rPr>
        <w:lastRenderedPageBreak/>
        <w:t>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w:t>
      </w:r>
      <w:proofErr w:type="gramStart"/>
      <w:r w:rsidR="009B3741">
        <w:rPr>
          <w:szCs w:val="24"/>
        </w:rPr>
        <w:t>comparison</w:t>
      </w:r>
      <w:proofErr w:type="gramEnd"/>
      <w:r w:rsidR="009B3741">
        <w:rPr>
          <w:szCs w:val="24"/>
        </w:rPr>
        <w:t xml:space="preserve"> and results of all of these models can be found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intensity for events regulated via reappraisal (β = -0.03, 95% CI = [-0.16, 0.10], p = 0.70), but regulatory success was negatively associated with emotional intensity for distraction</w:t>
      </w:r>
      <w:r w:rsidR="00D47FF3">
        <w:rPr>
          <w:szCs w:val="24"/>
        </w:rPr>
        <w:t>-</w:t>
      </w:r>
      <w:r w:rsidRPr="008C7178">
        <w:rPr>
          <w:szCs w:val="24"/>
        </w:rPr>
        <w:t>regulated 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 xml:space="preserve">istic </w:t>
      </w:r>
      <w:r w:rsidRPr="008C7178">
        <w:rPr>
          <w:szCs w:val="24"/>
        </w:rPr>
        <w:lastRenderedPageBreak/>
        <w:t>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1552" behindDoc="0" locked="0" layoutInCell="1" allowOverlap="1" wp14:anchorId="687C4437" wp14:editId="0663AD9F">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2" style="position:absolute;left:0;text-align:left;margin-left:0;margin-top:220.9pt;width:466.75pt;height:418.2pt;z-index:251671552;mso-position-horizontal-relative:margin;mso-width-relative:margin;mso-height-relative:margin" coordorigin="3054,44388" coordsize="59278,53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r5y+CXirWtW/bI/aW0W+1i/vNG0mLwudO064uXe3sjLYzNL5MZO2PewBbaBuIB&#10;OaAP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uL+JXxq8BfB20hufG/jDRfCyTqzQLql7HDJOFxu8tCd0mMjO0HGRQB2lFfNv&#10;h/8A4KOfs3+JtW/s6z+Kemw3G7bv1C0urKHrj/XTRJHj33Yr6E0PXNN8TaTa6ro+oWuq6XdxiW3v&#10;bGZZoZkPRkdSVYe4NHmBer5e+Af/ACfJ+1Z/1x8Jf+m+evqGvl74B/8AJ8n7Vn/XHwl/6b56APqG&#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5e+Af/&#10;ACfJ+1Z/1x8Jf+m+evqGvl74B/8AJ8n7Vn/XHwl/6b56APqG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XvgH/wAn&#10;yftWf9cfCX/pvnr6hr5e+Af/ACfJ+1Z/1x8Jf+m+egD6h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l74B/8AJ8n7&#10;Vn/XHwl/6b56+oa+XvgH/wAnyftWf9cfCX/pvnoA+o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e+Af/ACfJ+1Z/&#10;1x8Jf+m+evqGvl74B/8AJ8n7Vn/XHwl/6b56APqG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XvgH/wAnyftWf9cf&#10;CX/pvnr6hr5e+Af/ACfJ+1Z/1x8Jf+m+egD6h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74B/8AJ8n7Vn/XHwl/&#10;6b56+oa+XvgH/wAnyftWf9cfCX/pvnoA+o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rl/G3xU8F/DWKCXxf4v0HwrHO2yJ9b1OCzEjYzhTIy5OPSgDqKK83&#10;0X9pX4ReJNUttM0j4qeCdV1K5bZBZ2XiKzmmlb+6qLISx9gK9HVgygg5B5BFAC0UUUAFFFFABRRR&#10;QAUUUUAFfL3wD/5Pk/as/wCuPhL/ANN89fUNfL3wD/5Pk/as/wCuPhL/ANN89AH1D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L3wD/5Pk/as/wCuPhL/ANN89fUNfL3wD/5Pk/as/wCu&#10;PhL/ANN89AH1DRRRQAUUUUAFFcz40+J3g74bwwzeLfFmh+Fops+VJrWpQ2avjrtMjLn8Kd4N+JXh&#10;H4jW8k/hPxTovieCPG+XRtRhu1XPTJjZgKAOk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">
                <v:shape id="Picture 9" o:spid="_x0000_s1033"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16" o:title=""/>
                </v:shape>
                <v:shape id="Text Box 2" o:spid="_x0000_s1034"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17"/>
          <w:headerReference w:type="default" r:id="rId18"/>
          <w:headerReference w:type="first" r:id="rId19"/>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532284">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532284">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532284">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532284">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532284">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532284">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532284">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532284">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532284">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23925F7B"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532284">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532284">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532284">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532284">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532284">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532284">
            <w:pPr>
              <w:spacing w:after="0" w:line="240" w:lineRule="auto"/>
              <w:ind w:left="0" w:firstLine="0"/>
              <w:jc w:val="center"/>
              <w:rPr>
                <w:sz w:val="22"/>
              </w:rPr>
            </w:pPr>
            <w:r w:rsidRPr="007053D8">
              <w:rPr>
                <w:sz w:val="22"/>
              </w:rPr>
              <w:t>1.73</w:t>
            </w:r>
          </w:p>
        </w:tc>
      </w:tr>
      <w:tr w:rsidR="0024610B" w:rsidRPr="007053D8" w14:paraId="20827663" w14:textId="77777777" w:rsidTr="00532284">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532284">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532284">
            <w:pPr>
              <w:spacing w:after="0" w:line="240" w:lineRule="auto"/>
              <w:ind w:left="0" w:firstLine="0"/>
              <w:jc w:val="center"/>
              <w:rPr>
                <w:sz w:val="22"/>
              </w:rPr>
            </w:pPr>
            <w:r w:rsidRPr="007053D8">
              <w:rPr>
                <w:sz w:val="22"/>
              </w:rPr>
              <w:t>1.71</w:t>
            </w:r>
          </w:p>
        </w:tc>
      </w:tr>
      <w:tr w:rsidR="0024610B" w:rsidRPr="007053D8" w14:paraId="3B5F49BB"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5DC6C47"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532284">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532284">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532284">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532284">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532284">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532284">
            <w:pPr>
              <w:spacing w:after="0" w:line="240" w:lineRule="auto"/>
              <w:ind w:left="0" w:firstLine="0"/>
              <w:jc w:val="center"/>
              <w:rPr>
                <w:sz w:val="22"/>
              </w:rPr>
            </w:pPr>
            <w:r w:rsidRPr="007053D8">
              <w:rPr>
                <w:sz w:val="22"/>
              </w:rPr>
              <w:t>1.64</w:t>
            </w:r>
          </w:p>
        </w:tc>
      </w:tr>
      <w:tr w:rsidR="0024610B" w:rsidRPr="007053D8" w14:paraId="6B6EDD21" w14:textId="77777777" w:rsidTr="00532284">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532284">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532284">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532284">
            <w:pPr>
              <w:spacing w:after="0" w:line="240" w:lineRule="auto"/>
              <w:ind w:left="0" w:firstLine="0"/>
              <w:jc w:val="center"/>
              <w:rPr>
                <w:sz w:val="22"/>
              </w:rPr>
            </w:pPr>
            <w:r w:rsidRPr="007053D8">
              <w:rPr>
                <w:sz w:val="22"/>
              </w:rPr>
              <w:t>1.63</w:t>
            </w:r>
          </w:p>
        </w:tc>
      </w:tr>
      <w:tr w:rsidR="0024610B" w:rsidRPr="007053D8" w14:paraId="3CF2197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4AE2982F"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532284">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532284">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532284">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532284">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532284">
            <w:pPr>
              <w:spacing w:after="0" w:line="240" w:lineRule="auto"/>
              <w:ind w:left="0" w:firstLine="0"/>
              <w:jc w:val="center"/>
              <w:rPr>
                <w:sz w:val="22"/>
              </w:rPr>
            </w:pPr>
            <w:r w:rsidRPr="007053D8">
              <w:rPr>
                <w:sz w:val="22"/>
              </w:rPr>
              <w:t>2.05</w:t>
            </w:r>
          </w:p>
        </w:tc>
      </w:tr>
      <w:tr w:rsidR="0024610B" w:rsidRPr="007053D8" w14:paraId="1B262DAB" w14:textId="77777777" w:rsidTr="00532284">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532284">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532284">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532284">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532284">
            <w:pPr>
              <w:spacing w:after="0" w:line="240" w:lineRule="auto"/>
              <w:ind w:left="0" w:firstLine="0"/>
              <w:jc w:val="center"/>
              <w:rPr>
                <w:sz w:val="22"/>
              </w:rPr>
            </w:pPr>
            <w:r w:rsidRPr="007053D8">
              <w:rPr>
                <w:sz w:val="22"/>
              </w:rPr>
              <w:t>1.98</w:t>
            </w:r>
          </w:p>
        </w:tc>
      </w:tr>
      <w:tr w:rsidR="0024610B" w:rsidRPr="007053D8" w14:paraId="1ED1C89C"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64E71D38"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532284">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532284">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532284">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532284">
            <w:pPr>
              <w:spacing w:after="0" w:line="240" w:lineRule="auto"/>
              <w:ind w:left="0" w:firstLine="0"/>
              <w:jc w:val="center"/>
              <w:rPr>
                <w:sz w:val="22"/>
              </w:rPr>
            </w:pPr>
            <w:r w:rsidRPr="007053D8">
              <w:rPr>
                <w:sz w:val="22"/>
              </w:rPr>
              <w:t>1.99</w:t>
            </w:r>
          </w:p>
        </w:tc>
      </w:tr>
      <w:tr w:rsidR="0024610B" w:rsidRPr="007053D8" w14:paraId="6BBD1610" w14:textId="77777777" w:rsidTr="00532284">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532284">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532284">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532284">
            <w:pPr>
              <w:spacing w:after="0" w:line="240" w:lineRule="auto"/>
              <w:ind w:left="0" w:firstLine="0"/>
              <w:jc w:val="center"/>
              <w:rPr>
                <w:sz w:val="22"/>
              </w:rPr>
            </w:pPr>
            <w:r w:rsidRPr="007053D8">
              <w:rPr>
                <w:sz w:val="22"/>
              </w:rPr>
              <w:t>1.95</w:t>
            </w:r>
          </w:p>
        </w:tc>
      </w:tr>
      <w:tr w:rsidR="0024610B" w:rsidRPr="007053D8" w14:paraId="10DAE3A9"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18ACC76B"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532284">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532284">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532284">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532284">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532284">
            <w:pPr>
              <w:spacing w:after="0" w:line="240" w:lineRule="auto"/>
              <w:ind w:left="0" w:firstLine="0"/>
              <w:jc w:val="center"/>
              <w:rPr>
                <w:sz w:val="22"/>
              </w:rPr>
            </w:pPr>
            <w:r w:rsidRPr="007053D8">
              <w:rPr>
                <w:sz w:val="22"/>
              </w:rPr>
              <w:t>1.58</w:t>
            </w:r>
          </w:p>
        </w:tc>
      </w:tr>
      <w:tr w:rsidR="0024610B" w:rsidRPr="007053D8" w14:paraId="753F24AC" w14:textId="77777777" w:rsidTr="00532284">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532284">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532284">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532284">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532284">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532284">
            <w:pPr>
              <w:spacing w:after="0" w:line="240" w:lineRule="auto"/>
              <w:ind w:left="0" w:firstLine="0"/>
              <w:jc w:val="center"/>
              <w:rPr>
                <w:sz w:val="22"/>
              </w:rPr>
            </w:pPr>
            <w:r w:rsidRPr="007053D8">
              <w:rPr>
                <w:sz w:val="22"/>
              </w:rPr>
              <w:t>1.61</w:t>
            </w:r>
          </w:p>
        </w:tc>
      </w:tr>
      <w:tr w:rsidR="0024610B" w:rsidRPr="007053D8" w14:paraId="66142B6D"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20C92A36"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532284">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532284">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532284">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764B523D" w14:textId="77777777" w:rsidTr="00532284">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532284">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532284">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532284">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532284">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4988DF8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23A23621"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532284">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532284">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532284">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532284">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532284">
            <w:pPr>
              <w:spacing w:after="0" w:line="240" w:lineRule="auto"/>
              <w:ind w:left="0" w:firstLine="0"/>
              <w:jc w:val="center"/>
              <w:rPr>
                <w:sz w:val="22"/>
              </w:rPr>
            </w:pPr>
            <w:r w:rsidRPr="007053D8">
              <w:rPr>
                <w:sz w:val="22"/>
              </w:rPr>
              <w:t>2.11</w:t>
            </w:r>
          </w:p>
        </w:tc>
      </w:tr>
      <w:tr w:rsidR="0024610B" w:rsidRPr="007053D8" w14:paraId="57F361A0" w14:textId="77777777" w:rsidTr="00532284">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532284">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532284">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532284">
            <w:pPr>
              <w:spacing w:after="0" w:line="240" w:lineRule="auto"/>
              <w:ind w:left="0" w:firstLine="0"/>
              <w:jc w:val="center"/>
              <w:rPr>
                <w:sz w:val="22"/>
              </w:rPr>
            </w:pPr>
            <w:r w:rsidRPr="007053D8">
              <w:rPr>
                <w:sz w:val="22"/>
              </w:rPr>
              <w:t>2.01</w:t>
            </w:r>
          </w:p>
        </w:tc>
      </w:tr>
      <w:tr w:rsidR="0024610B" w:rsidRPr="007053D8" w14:paraId="69DF4831" w14:textId="77777777" w:rsidTr="00532284">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177EE40A"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532284">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532284">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532284">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532284">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532284">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532284">
            <w:pPr>
              <w:spacing w:after="0" w:line="240" w:lineRule="auto"/>
              <w:ind w:left="0" w:firstLine="0"/>
              <w:jc w:val="center"/>
              <w:rPr>
                <w:sz w:val="22"/>
              </w:rPr>
            </w:pPr>
            <w:r w:rsidRPr="007053D8">
              <w:rPr>
                <w:sz w:val="22"/>
              </w:rPr>
              <w:t>2.28</w:t>
            </w:r>
          </w:p>
        </w:tc>
      </w:tr>
      <w:tr w:rsidR="0024610B" w:rsidRPr="007053D8" w14:paraId="029A6E73" w14:textId="77777777" w:rsidTr="00532284">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532284">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532284">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532284">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532284">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532284">
            <w:pPr>
              <w:spacing w:after="0" w:line="240" w:lineRule="auto"/>
              <w:ind w:left="0" w:firstLine="0"/>
              <w:jc w:val="center"/>
              <w:rPr>
                <w:sz w:val="22"/>
              </w:rPr>
            </w:pPr>
            <w:r w:rsidRPr="007053D8">
              <w:rPr>
                <w:sz w:val="22"/>
              </w:rPr>
              <w:t>2.09</w:t>
            </w:r>
          </w:p>
        </w:tc>
      </w:tr>
      <w:tr w:rsidR="0024610B" w:rsidRPr="007053D8" w14:paraId="25A74FB0" w14:textId="77777777" w:rsidTr="00532284">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532284">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532284">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532284">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532284">
        <w:trPr>
          <w:trHeight w:val="1485"/>
        </w:trPr>
        <w:tc>
          <w:tcPr>
            <w:tcW w:w="17560" w:type="dxa"/>
            <w:gridSpan w:val="12"/>
            <w:tcBorders>
              <w:top w:val="nil"/>
              <w:left w:val="nil"/>
              <w:bottom w:val="nil"/>
              <w:right w:val="nil"/>
            </w:tcBorders>
            <w:shd w:val="clear" w:color="auto" w:fill="auto"/>
            <w:hideMark/>
          </w:tcPr>
          <w:p w14:paraId="1EA8D0E8" w14:textId="74B31375" w:rsidR="0024610B" w:rsidRPr="007053D8" w:rsidRDefault="0024610B" w:rsidP="00097D65">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w:t>
            </w:r>
            <w:del w:id="708" w:author="Billy Mitchell [2]" w:date="2023-11-08T00:23:00Z">
              <w:r w:rsidRPr="007053D8" w:rsidDel="0075725E">
                <w:rPr>
                  <w:rFonts w:ascii="Calibri" w:hAnsi="Calibri" w:cs="Calibri"/>
                  <w:i/>
                  <w:iCs/>
                  <w:sz w:val="22"/>
                </w:rPr>
                <w:delText>-</w:delText>
              </w:r>
            </w:del>
            <w:ins w:id="709" w:author="Billy Mitchell [2]" w:date="2023-11-08T00:23:00Z">
              <w:r w:rsidR="0075725E">
                <w:rPr>
                  <w:rFonts w:ascii="Calibri" w:hAnsi="Calibri" w:cs="Calibri"/>
                  <w:i/>
                  <w:iCs/>
                  <w:sz w:val="22"/>
                </w:rPr>
                <w:t>–</w:t>
              </w:r>
            </w:ins>
            <w:r w:rsidRPr="007053D8">
              <w:rPr>
                <w:rFonts w:ascii="Calibri" w:hAnsi="Calibri" w:cs="Calibri"/>
                <w:i/>
                <w:iCs/>
                <w:sz w:val="22"/>
              </w:rPr>
              <w:t xml:space="preserve"> </w:t>
            </w:r>
            <w:r w:rsidRPr="007053D8">
              <w:rPr>
                <w:rFonts w:ascii="Calibri" w:hAnsi="Calibri" w:cs="Calibri"/>
                <w:sz w:val="22"/>
              </w:rPr>
              <w:t xml:space="preserve">Hierarchical binary logistic regression models were constructed to explore </w:t>
            </w:r>
            <w:ins w:id="710" w:author="Billy Mitchell" w:date="2023-11-07T13:07:00Z">
              <w:r w:rsidR="00097D65">
                <w:rPr>
                  <w:rFonts w:ascii="Calibri" w:hAnsi="Calibri" w:cs="Calibri"/>
                  <w:sz w:val="22"/>
                </w:rPr>
                <w:t xml:space="preserve">how </w:t>
              </w:r>
              <w:proofErr w:type="spellStart"/>
              <w:r w:rsidR="00097D65">
                <w:rPr>
                  <w:rFonts w:ascii="Calibri" w:hAnsi="Calibri" w:cs="Calibri"/>
                  <w:sz w:val="22"/>
                </w:rPr>
                <w:t>predictive</w:t>
              </w:r>
            </w:ins>
            <w:del w:id="711" w:author="Billy Mitchell" w:date="2023-11-07T13:07:00Z">
              <w:r w:rsidRPr="007053D8" w:rsidDel="00097D65">
                <w:rPr>
                  <w:rFonts w:ascii="Calibri" w:hAnsi="Calibri" w:cs="Calibri"/>
                  <w:sz w:val="22"/>
                </w:rPr>
                <w:delText xml:space="preserve">the predictive utility </w:delText>
              </w:r>
            </w:del>
            <w:r w:rsidRPr="007053D8">
              <w:rPr>
                <w:rFonts w:ascii="Calibri" w:hAnsi="Calibri" w:cs="Calibri"/>
                <w:sz w:val="22"/>
              </w:rPr>
              <w:t>affective</w:t>
            </w:r>
            <w:proofErr w:type="spellEnd"/>
            <w:r w:rsidRPr="007053D8">
              <w:rPr>
                <w:rFonts w:ascii="Calibri" w:hAnsi="Calibri" w:cs="Calibri"/>
                <w:sz w:val="22"/>
              </w:rPr>
              <w:t xml:space="preserve"> intensity </w:t>
            </w:r>
            <w:ins w:id="712" w:author="Billy Mitchell" w:date="2023-11-07T13:07:00Z">
              <w:r w:rsidR="00097D65">
                <w:rPr>
                  <w:rFonts w:ascii="Calibri" w:hAnsi="Calibri" w:cs="Calibri"/>
                  <w:sz w:val="22"/>
                </w:rPr>
                <w:t>is of</w:t>
              </w:r>
            </w:ins>
            <w:del w:id="713" w:author="Billy Mitchell" w:date="2023-11-07T13:07:00Z">
              <w:r w:rsidRPr="007053D8" w:rsidDel="00097D65">
                <w:rPr>
                  <w:rFonts w:ascii="Calibri" w:hAnsi="Calibri" w:cs="Calibri"/>
                  <w:sz w:val="22"/>
                </w:rPr>
                <w:delText>demonstrates upon</w:delText>
              </w:r>
            </w:del>
            <w:r w:rsidRPr="007053D8">
              <w:rPr>
                <w:rFonts w:ascii="Calibri" w:hAnsi="Calibri" w:cs="Calibri"/>
                <w:sz w:val="22"/>
              </w:rPr>
              <w:t xml:space="preserve"> strategy usage and compared against null models allowing each </w:t>
            </w:r>
            <w:proofErr w:type="gramStart"/>
            <w:r w:rsidRPr="007053D8">
              <w:rPr>
                <w:rFonts w:ascii="Calibri" w:hAnsi="Calibri" w:cs="Calibri"/>
                <w:sz w:val="22"/>
              </w:rPr>
              <w:t>participants</w:t>
            </w:r>
            <w:proofErr w:type="gramEnd"/>
            <w:del w:id="714" w:author="Billy Mitchell [2]" w:date="2023-11-08T00:23:00Z">
              <w:r w:rsidRPr="007053D8" w:rsidDel="0075725E">
                <w:rPr>
                  <w:rFonts w:ascii="Calibri" w:hAnsi="Calibri" w:cs="Calibri"/>
                  <w:sz w:val="22"/>
                </w:rPr>
                <w:delText>'</w:delText>
              </w:r>
            </w:del>
            <w:ins w:id="715" w:author="Billy Mitchell [2]" w:date="2023-11-08T00:23:00Z">
              <w:r w:rsidR="0075725E">
                <w:rPr>
                  <w:rFonts w:ascii="Calibri" w:hAnsi="Calibri" w:cs="Calibri"/>
                  <w:sz w:val="22"/>
                </w:rPr>
                <w:t>’</w:t>
              </w:r>
            </w:ins>
            <w:r w:rsidRPr="007053D8">
              <w:rPr>
                <w:rFonts w:ascii="Calibri" w:hAnsi="Calibri" w:cs="Calibri"/>
                <w:sz w:val="22"/>
              </w:rPr>
              <w:t xml:space="preserve">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310D6DA6"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del w:id="716" w:author="Billy Mitchell [2]" w:date="2023-11-08T02:11:00Z">
        <w:r w:rsidR="00D326AE" w:rsidDel="00B7719A">
          <w:rPr>
            <w:szCs w:val="24"/>
          </w:rPr>
          <w:delText>W</w:delText>
        </w:r>
      </w:del>
      <w:ins w:id="717" w:author="Billy Mitchell [2]" w:date="2023-11-08T02:11:00Z">
        <w:r w:rsidR="00B7719A">
          <w:rPr>
            <w:szCs w:val="24"/>
          </w:rPr>
          <w:t>w</w:t>
        </w:r>
      </w:ins>
      <w:r w:rsidR="002C6E4D">
        <w:rPr>
          <w:szCs w:val="24"/>
        </w:rPr>
        <w:t xml:space="preserve">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between </w:t>
      </w:r>
      <w:r w:rsidR="00C21522">
        <w:rPr>
          <w:szCs w:val="24"/>
        </w:rPr>
        <w:t xml:space="preserve"> participants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w:t>
      </w:r>
      <w:ins w:id="718" w:author="Billy Mitchell [2]" w:date="2023-11-08T02:11:00Z">
        <w:r w:rsidR="00B7719A">
          <w:rPr>
            <w:szCs w:val="24"/>
          </w:rPr>
          <w:t xml:space="preserve"> the</w:t>
        </w:r>
      </w:ins>
      <w:r w:rsidR="002C6E4D">
        <w:rPr>
          <w:szCs w:val="24"/>
        </w:rPr>
        <w:t xml:space="preserve"> events</w:t>
      </w:r>
      <w:ins w:id="719" w:author="Billy Mitchell [2]" w:date="2023-11-08T02:11:00Z">
        <w:r w:rsidR="00B7719A">
          <w:rPr>
            <w:szCs w:val="24"/>
          </w:rPr>
          <w:t xml:space="preserve"> that motivated </w:t>
        </w:r>
      </w:ins>
      <w:ins w:id="720" w:author="Billy Mitchell [2]" w:date="2023-11-08T02:12:00Z">
        <w:r w:rsidR="00B7719A">
          <w:rPr>
            <w:szCs w:val="24"/>
          </w:rPr>
          <w:t>emotion regulation</w:t>
        </w:r>
      </w:ins>
      <w:del w:id="721" w:author="Billy Mitchell [2]" w:date="2023-11-08T02:12:00Z">
        <w:r w:rsidR="002C6E4D" w:rsidDel="00B7719A">
          <w:rPr>
            <w:szCs w:val="24"/>
          </w:rPr>
          <w:delText xml:space="preserve"> </w:delText>
        </w:r>
      </w:del>
      <w:ins w:id="722" w:author="Billy Mitchell [2]" w:date="2023-11-08T02:12:00Z">
        <w:r w:rsidR="00B7719A">
          <w:rPr>
            <w:szCs w:val="24"/>
          </w:rPr>
          <w:t xml:space="preserve"> </w:t>
        </w:r>
      </w:ins>
      <w:r w:rsidR="002C6E4D">
        <w:rPr>
          <w:szCs w:val="24"/>
        </w:rPr>
        <w:t>reported by pilot participants</w:t>
      </w:r>
      <w:r w:rsidR="00804B41">
        <w:rPr>
          <w:szCs w:val="24"/>
        </w:rPr>
        <w:t xml:space="preserve"> (</w:t>
      </w:r>
      <w:r w:rsidR="00EC3FBC">
        <w:rPr>
          <w:szCs w:val="24"/>
        </w:rPr>
        <w:t>events available within OSF repository</w:t>
      </w:r>
      <w:ins w:id="723" w:author="Billy Mitchell [2]" w:date="2023-11-08T02:12:00Z">
        <w:r w:rsidR="00B7719A">
          <w:rPr>
            <w:szCs w:val="24"/>
          </w:rPr>
          <w:t>)</w:t>
        </w:r>
      </w:ins>
      <w:del w:id="724" w:author="Billy Mitchell [2]" w:date="2023-11-08T02:12:00Z">
        <w:r w:rsidR="00EC3FBC" w:rsidDel="00B7719A">
          <w:rPr>
            <w:szCs w:val="24"/>
          </w:rPr>
          <w:delText>)</w:delText>
        </w:r>
      </w:del>
      <w:ins w:id="725" w:author="Billy Mitchell [2]" w:date="2023-11-08T02:12:00Z">
        <w:r w:rsidR="00B7719A">
          <w:rPr>
            <w:szCs w:val="24"/>
          </w:rPr>
          <w:t xml:space="preserve">, but not the regulatory behaviors participants used, </w:t>
        </w:r>
      </w:ins>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 xml:space="preserve">The racial identity of participants </w:t>
      </w:r>
      <w:proofErr w:type="gramStart"/>
      <w:r w:rsidR="0061398C">
        <w:rPr>
          <w:szCs w:val="24"/>
        </w:rPr>
        <w:t>were</w:t>
      </w:r>
      <w:proofErr w:type="gramEnd"/>
      <w:r w:rsidR="0061398C">
        <w:rPr>
          <w:szCs w:val="24"/>
        </w:rPr>
        <w:t xml:space="preserv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however, this approach had not taken into account the hierarchical nature of our observations and likely underestimates our true power</w:t>
      </w:r>
      <w:r w:rsidR="005E2671" w:rsidRPr="005E2671">
        <w:rPr>
          <w:szCs w:val="24"/>
        </w:rPr>
        <w:t>.</w:t>
      </w:r>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47E4A16E"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thinking about something else that is emotionally neutral)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before the primary task began</w:t>
      </w:r>
      <w:r w:rsidR="00EB0294">
        <w:rPr>
          <w:szCs w:val="24"/>
        </w:rPr>
        <w:t xml:space="preserve"> </w:t>
      </w:r>
      <w:r w:rsidR="00EB0294">
        <w:t xml:space="preserve"> (</w:t>
      </w:r>
      <w:r w:rsidR="00EB0294">
        <w:rPr>
          <w:b/>
          <w:bCs/>
        </w:rPr>
        <w:t>Fig. 4</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All 78 events were randomized and serially presented.</w:t>
      </w:r>
      <w:ins w:id="726" w:author="Billy Mitchell [2]" w:date="2023-11-08T02:14:00Z">
        <w:r w:rsidR="00B7719A">
          <w:rPr>
            <w:szCs w:val="24"/>
          </w:rPr>
          <w:t xml:space="preserve"> These e</w:t>
        </w:r>
        <w:r w:rsidR="00B7719A">
          <w:rPr>
            <w:szCs w:val="24"/>
          </w:rPr>
          <w:t>vents were screened for information pertinent to reappraisal and distraction that may unduly influence participant decisions.</w:t>
        </w:r>
      </w:ins>
      <w:r w:rsidRPr="008C7178">
        <w:rPr>
          <w:szCs w:val="24"/>
        </w:rPr>
        <w:t xml:space="preserve"> For each event, the emotions experienced, the intensity of each emotion, how the experiencer described the event, and definitions for both strategies were displayed.</w:t>
      </w:r>
      <w:ins w:id="727" w:author="Billy Mitchell [2]" w:date="2023-11-08T02:13:00Z">
        <w:r w:rsidR="00B7719A">
          <w:rPr>
            <w:szCs w:val="24"/>
          </w:rPr>
          <w:t xml:space="preserve"> </w:t>
        </w:r>
      </w:ins>
      <w:del w:id="728" w:author="Billy Mitchell [2]" w:date="2023-11-08T02:14:00Z">
        <w:r w:rsidRPr="008C7178" w:rsidDel="00B7719A">
          <w:rPr>
            <w:szCs w:val="24"/>
          </w:rPr>
          <w:delText xml:space="preserve"> </w:delText>
        </w:r>
      </w:del>
      <w:r w:rsidRPr="008C7178">
        <w:rPr>
          <w:szCs w:val="24"/>
        </w:rPr>
        <w:t xml:space="preserve">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 xml:space="preserve">Following the primary task, participants </w:t>
      </w:r>
      <w:r w:rsidRPr="008C7178">
        <w:rPr>
          <w:szCs w:val="24"/>
        </w:rPr>
        <w:lastRenderedPageBreak/>
        <w:t>completed individual difference measures</w:t>
      </w:r>
      <w:r w:rsidR="00793BCC">
        <w:rPr>
          <w:szCs w:val="24"/>
        </w:rPr>
        <w:t xml:space="preserve">, including the Emotion </w:t>
      </w:r>
      <w:r w:rsidR="00801A78">
        <w:rPr>
          <w:noProof/>
          <w:szCs w:val="24"/>
        </w:rPr>
        <mc:AlternateContent>
          <mc:Choice Requires="wpg">
            <w:drawing>
              <wp:anchor distT="0" distB="0" distL="114300" distR="114300" simplePos="0" relativeHeight="251679744" behindDoc="0" locked="0" layoutInCell="1" allowOverlap="1" wp14:anchorId="3E00D8DE" wp14:editId="54BCA439">
                <wp:simplePos x="0" y="0"/>
                <wp:positionH relativeFrom="margin">
                  <wp:align>center</wp:align>
                </wp:positionH>
                <wp:positionV relativeFrom="paragraph">
                  <wp:posOffset>4225925</wp:posOffset>
                </wp:positionV>
                <wp:extent cx="6440170" cy="3999230"/>
                <wp:effectExtent l="0" t="0" r="0" b="1270"/>
                <wp:wrapTopAndBottom/>
                <wp:docPr id="2" name="Group 2"/>
                <wp:cNvGraphicFramePr/>
                <a:graphic xmlns:a="http://schemas.openxmlformats.org/drawingml/2006/main">
                  <a:graphicData uri="http://schemas.microsoft.com/office/word/2010/wordprocessingGroup">
                    <wpg:wgp>
                      <wpg:cNvGrpSpPr/>
                      <wpg:grpSpPr>
                        <a:xfrm>
                          <a:off x="0" y="0"/>
                          <a:ext cx="6440170" cy="3999230"/>
                          <a:chOff x="0" y="0"/>
                          <a:chExt cx="6440170" cy="3999737"/>
                        </a:xfrm>
                      </wpg:grpSpPr>
                      <wps:wsp>
                        <wps:cNvPr id="20" name="Text Box 2"/>
                        <wps:cNvSpPr txBox="1">
                          <a:spLocks noChangeArrowheads="1"/>
                        </wps:cNvSpPr>
                        <wps:spPr bwMode="auto">
                          <a:xfrm>
                            <a:off x="0" y="3285460"/>
                            <a:ext cx="6440170" cy="714277"/>
                          </a:xfrm>
                          <a:prstGeom prst="rect">
                            <a:avLst/>
                          </a:prstGeom>
                          <a:solidFill>
                            <a:srgbClr val="FFFFFF"/>
                          </a:solidFill>
                          <a:ln w="9525">
                            <a:noFill/>
                            <a:miter lim="800000"/>
                            <a:headEnd/>
                            <a:tailEnd/>
                          </a:ln>
                        </wps:spPr>
                        <wps:txb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729"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4549" y="0"/>
                            <a:ext cx="5943600" cy="3271520"/>
                          </a:xfrm>
                          <a:prstGeom prst="rect">
                            <a:avLst/>
                          </a:prstGeom>
                        </pic:spPr>
                      </pic:pic>
                    </wpg:wgp>
                  </a:graphicData>
                </a:graphic>
              </wp:anchor>
            </w:drawing>
          </mc:Choice>
          <mc:Fallback>
            <w:pict>
              <v:group w14:anchorId="3E00D8DE" id="Group 2" o:spid="_x0000_s1035" style="position:absolute;left:0;text-align:left;margin-left:0;margin-top:332.75pt;width:507.1pt;height:314.9pt;z-index:251679744;mso-position-horizontal:center;mso-position-horizontal-relative:margin" coordsize="64401,3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">
                <v:shape id="Text Box 2" o:spid="_x0000_s1036" type="#_x0000_t202" style="position:absolute;top:3285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730"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v:textbox>
                </v:shape>
                <v:shape id="Picture 1" o:spid="_x0000_s1037" type="#_x0000_t75" style="position:absolute;left:2445;width:59436;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">
                  <v:imagedata r:id="rId21" o:title=""/>
                </v:shape>
                <w10:wrap type="topAndBottom" anchorx="margin"/>
              </v:group>
            </w:pict>
          </mc:Fallback>
        </mc:AlternateContent>
      </w:r>
      <w:del w:id="731" w:author="Billy Mitchell" w:date="2023-11-07T10:37:00Z">
        <w:r w:rsidR="00260459" w:rsidDel="00260459">
          <w:rPr>
            <w:noProof/>
            <w:szCs w:val="24"/>
          </w:rPr>
          <w:drawing>
            <wp:anchor distT="0" distB="0" distL="114300" distR="114300" simplePos="0" relativeHeight="251674624" behindDoc="0" locked="0" layoutInCell="1" allowOverlap="1" wp14:anchorId="1723F873" wp14:editId="2974318F">
              <wp:simplePos x="0" y="0"/>
              <wp:positionH relativeFrom="column">
                <wp:posOffset>-3648</wp:posOffset>
              </wp:positionH>
              <wp:positionV relativeFrom="paragraph">
                <wp:posOffset>4167963</wp:posOffset>
              </wp:positionV>
              <wp:extent cx="5942924" cy="3265357"/>
              <wp:effectExtent l="0" t="0" r="1270" b="0"/>
              <wp:wrapTopAndBottom/>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22"/>
                      <a:stretch>
                        <a:fillRect/>
                      </a:stretch>
                    </pic:blipFill>
                    <pic:spPr>
                      <a:xfrm>
                        <a:off x="0" y="0"/>
                        <a:ext cx="5942924" cy="3265357"/>
                      </a:xfrm>
                      <a:prstGeom prst="rect">
                        <a:avLst/>
                      </a:prstGeom>
                    </pic:spPr>
                  </pic:pic>
                </a:graphicData>
              </a:graphic>
            </wp:anchor>
          </w:drawing>
        </w:r>
      </w:del>
      <w:r w:rsidR="00793BCC">
        <w:rPr>
          <w:szCs w:val="24"/>
        </w:rPr>
        <w:t>Regulation Questionnaire, the Difficulties with Emotion Regulation Survey, and the Intolerance of Uncertainty Scale</w:t>
      </w:r>
      <w:r w:rsidRPr="008C7178">
        <w:rPr>
          <w:szCs w:val="24"/>
        </w:rPr>
        <w:t>.</w:t>
      </w:r>
      <w:r w:rsidR="00793BCC">
        <w:rPr>
          <w:szCs w:val="24"/>
        </w:rPr>
        <w:t xml:space="preserve"> </w:t>
      </w:r>
      <w:r w:rsidR="007C22D9">
        <w:rPr>
          <w:szCs w:val="24"/>
        </w:rPr>
        <w:t xml:space="preserve"> </w:t>
      </w:r>
      <w:r w:rsidR="009F52D2">
        <w:rPr>
          <w:szCs w:val="24"/>
        </w:rPr>
        <w:t xml:space="preserve">Participants completed the study in 33.7 minutes on average (median = 31.5 minutes, </w:t>
      </w:r>
      <w:proofErr w:type="spellStart"/>
      <w:r w:rsidR="009F52D2">
        <w:rPr>
          <w:szCs w:val="24"/>
        </w:rPr>
        <w:t>sd</w:t>
      </w:r>
      <w:proofErr w:type="spellEnd"/>
      <w:r w:rsidR="009F52D2">
        <w:rPr>
          <w:szCs w:val="24"/>
        </w:rPr>
        <w:t xml:space="preserve"> = 14.2 minutes, range = 10.9 – 88.4 minutes</w:t>
      </w:r>
      <w:r w:rsidR="00001A61">
        <w:rPr>
          <w:szCs w:val="24"/>
        </w:rPr>
        <w:t>)</w:t>
      </w:r>
      <w:r w:rsidR="009F52D2">
        <w:rPr>
          <w:szCs w:val="24"/>
        </w:rPr>
        <w:t xml:space="preserve">. </w:t>
      </w:r>
    </w:p>
    <w:p w14:paraId="115856EB" w14:textId="11A3CBA1"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r>
        <w:rPr>
          <w:szCs w:val="24"/>
        </w:rPr>
        <w:lastRenderedPageBreak/>
        <w:t>(</w:t>
      </w:r>
      <w:hyperlink r:id="rId23"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analyses aimed to determine whether relevant trait differences existed between the online sample of participants and the participants who experienced the haunted house</w:t>
      </w:r>
      <w:r w:rsidR="00525080">
        <w:rPr>
          <w:bCs/>
          <w:szCs w:val="24"/>
        </w:rPr>
        <w:t xml:space="preserve">. If such differences exist, they would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w:t>
      </w:r>
      <w:proofErr w:type="gramStart"/>
      <w:r w:rsidR="00525080">
        <w:rPr>
          <w:bCs/>
          <w:szCs w:val="24"/>
        </w:rPr>
        <w:t>a Welch’s</w:t>
      </w:r>
      <w:proofErr w:type="gramEnd"/>
      <w:r w:rsidR="00525080">
        <w:rPr>
          <w:bCs/>
          <w:szCs w:val="24"/>
        </w:rPr>
        <w:t xml:space="preserve">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r w:rsidR="00A62570" w:rsidRPr="00A62570">
        <w:rPr>
          <w:bCs/>
          <w:i/>
          <w:iCs/>
          <w:szCs w:val="24"/>
        </w:rPr>
        <w:t>t</w:t>
      </w:r>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t(48) = -3, p &lt; 0.001).</w:t>
      </w:r>
      <w:r w:rsidR="00A62570">
        <w:rPr>
          <w:bCs/>
          <w:szCs w:val="24"/>
        </w:rPr>
        <w:t xml:space="preserve"> The relevancy of the suppression subscale is unclear in this context, as suppression is not directly tested and neither subscale proved to be predictive of strategy usage 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(b = -0.001, se = 0.002, 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r w:rsidR="00A62570" w:rsidRPr="00A62570">
        <w:rPr>
          <w:bCs/>
          <w:i/>
          <w:iCs/>
          <w:szCs w:val="24"/>
        </w:rPr>
        <w:t>t</w:t>
      </w:r>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lastRenderedPageBreak/>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6E31F789"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w:t>
      </w:r>
      <w:del w:id="732" w:author="Billy Mitchell [2]" w:date="2023-11-08T00:23:00Z">
        <w:r w:rsidR="00774C33" w:rsidRPr="00774C33" w:rsidDel="0075725E">
          <w:delText>'</w:delText>
        </w:r>
      </w:del>
      <w:ins w:id="733" w:author="Billy Mitchell [2]" w:date="2023-11-08T00:23:00Z">
        <w:r w:rsidR="0075725E">
          <w:t>’</w:t>
        </w:r>
      </w:ins>
      <w:r w:rsidR="00774C33" w:rsidRPr="00774C33">
        <w:t>) is a measure of sensitivity that quantifies the ability to distinguish between signal and noise in a binary decision task</w:t>
      </w:r>
      <w:r w:rsidR="00774C33">
        <w:t xml:space="preserve">, and thus, can be used to determine whether congruency in strategy choice and usage between pilot and experiment 2 participants is greater than chance. </w:t>
      </w:r>
      <w:r w:rsidR="0075725E">
        <w:t>D</w:t>
      </w:r>
      <w:del w:id="734" w:author="Billy Mitchell [2]" w:date="2023-11-08T00:23:00Z">
        <w:r w:rsidR="00774C33" w:rsidRPr="00774C33" w:rsidDel="0075725E">
          <w:delText>'</w:delText>
        </w:r>
      </w:del>
      <w:ins w:id="735" w:author="Billy Mitchell [2]" w:date="2023-11-08T00:23:00Z">
        <w:r w:rsidR="0075725E">
          <w:t>’</w:t>
        </w:r>
      </w:ins>
      <w:r w:rsidR="00577985" w:rsidRPr="00577985">
        <w:t xml:space="preserve"> is calculated as the normalized value of the proportion of hits (</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del w:id="736" w:author="Billy Mitchell [2]" w:date="2023-11-08T00:23:00Z">
        <w:r w:rsidR="00774C33" w:rsidRPr="00774C33" w:rsidDel="0075725E">
          <w:delText>'</w:delText>
        </w:r>
      </w:del>
      <w:ins w:id="737" w:author="Billy Mitchell [2]" w:date="2023-11-08T00:23:00Z">
        <w:r w:rsidR="0075725E">
          <w:t>’</w:t>
        </w:r>
      </w:ins>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del w:id="738" w:author="Billy Mitchell [2]" w:date="2023-11-08T00:23:00Z">
        <w:r w:rsidRPr="00774C33" w:rsidDel="0075725E">
          <w:delText>'</w:delText>
        </w:r>
      </w:del>
      <w:ins w:id="739" w:author="Billy Mitchell [2]" w:date="2023-11-08T00:23:00Z">
        <w:r w:rsidR="0075725E">
          <w:t>’</w:t>
        </w:r>
      </w:ins>
      <w:r>
        <w:t xml:space="preserve"> = -0.08) but were below chance in matching distraction (</w:t>
      </w:r>
      <w:r w:rsidRPr="00774C33">
        <w:t>d</w:t>
      </w:r>
      <w:del w:id="740" w:author="Billy Mitchell [2]" w:date="2023-11-08T00:23:00Z">
        <w:r w:rsidRPr="00774C33" w:rsidDel="0075725E">
          <w:delText>'</w:delText>
        </w:r>
      </w:del>
      <w:ins w:id="741" w:author="Billy Mitchell [2]" w:date="2023-11-08T00:23:00Z">
        <w:r w:rsidR="0075725E">
          <w:t>’</w:t>
        </w:r>
      </w:ins>
      <w:r>
        <w:t xml:space="preserve"> = -0.41)</w:t>
      </w:r>
      <w:r w:rsidR="00EB0294">
        <w:t xml:space="preserve"> (</w:t>
      </w:r>
      <w:r w:rsidR="00EB0294">
        <w:rPr>
          <w:b/>
          <w:bCs/>
        </w:rPr>
        <w:t>Fig. 5</w:t>
      </w:r>
      <w:r w:rsidR="00EB0294" w:rsidRPr="00EB0294">
        <w:t>)</w:t>
      </w:r>
      <w:r>
        <w:t xml:space="preserve">. The difference in selection congruency between these strategies was significant as determined by a paired samples t-test </w:t>
      </w:r>
      <w:r w:rsidR="00577985" w:rsidRPr="00577985">
        <w:rPr>
          <w:bCs/>
          <w:szCs w:val="24"/>
        </w:rPr>
        <w:t xml:space="preserve"> (</w:t>
      </w:r>
      <w:proofErr w:type="spellStart"/>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xml:space="preserve">, suggesting </w:t>
      </w:r>
      <w:r>
        <w:rPr>
          <w:bCs/>
          <w:szCs w:val="24"/>
        </w:rPr>
        <w:lastRenderedPageBreak/>
        <w:t>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7696" behindDoc="0" locked="0" layoutInCell="1" allowOverlap="1" wp14:anchorId="798C8863" wp14:editId="72CB29EC">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38" style="position:absolute;left:0;text-align:left;margin-left:0;margin-top:10.4pt;width:507.1pt;height:408pt;z-index:251677696;mso-position-horizontal:center;mso-position-horizontal-relative:margin" coordsize="64401,5181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OwDZyHa&#10;V5a7Lbbdb7hcblc7pdbtd7xeb1e75fb9f8BgcFg8JhcNh8RicVi8Zjb9AY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">
                <v:group id="Group 19" o:spid="_x0000_s1039"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0"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1"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">
                      <v:imagedata r:id="rId25" o:title="A picture containing schematic&#10;&#10;Description automatically generated"/>
                    </v:shape>
                    <v:shape id="Text Box 2" o:spid="_x0000_s1042"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v:textbox>
                    </v:shape>
                  </v:group>
                  <v:line id="Straight Connector 15" o:spid="_x0000_s1043"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4"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742" w:name="_Hlk120030645"/>
    </w:p>
    <w:p w14:paraId="19A92E23" w14:textId="1B6A49B4"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predicted regulation extent, but not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w:t>
      </w:r>
      <w:r w:rsidR="00F20EDF">
        <w:rPr>
          <w:szCs w:val="24"/>
        </w:rPr>
        <w:lastRenderedPageBreak/>
        <w:t>explanation</w:t>
      </w:r>
      <w:r w:rsidR="00F142D6">
        <w:rPr>
          <w:szCs w:val="24"/>
        </w:rPr>
        <w:t xml:space="preserve"> mirrors the </w:t>
      </w:r>
      <w:r w:rsidR="00F20EDF">
        <w:rPr>
          <w:szCs w:val="24"/>
        </w:rPr>
        <w:t xml:space="preserve">strategy-selection </w:t>
      </w:r>
      <w:r w:rsidR="00F142D6">
        <w:rPr>
          <w:szCs w:val="24"/>
        </w:rPr>
        <w:t xml:space="preserve">relationship hypothesized by Etkin and colleagues who 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low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6F23CCF3" w14:textId="77777777" w:rsidR="0075725E" w:rsidRDefault="00B720B2" w:rsidP="000967D7">
      <w:pPr>
        <w:spacing w:after="0" w:line="480" w:lineRule="auto"/>
        <w:ind w:left="0" w:firstLine="720"/>
        <w:rPr>
          <w:ins w:id="743" w:author="Billy Mitchell [2]" w:date="2023-11-08T00:23:00Z"/>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w:t>
      </w:r>
      <w:r w:rsidR="00034D34">
        <w:rPr>
          <w:szCs w:val="24"/>
        </w:rPr>
        <w:lastRenderedPageBreak/>
        <w:t xml:space="preserve">captured by this dataset and </w:t>
      </w:r>
      <w:r w:rsidRPr="008C7178">
        <w:rPr>
          <w:szCs w:val="24"/>
        </w:rPr>
        <w:t>resulted in excluding many observations</w:t>
      </w:r>
      <w:r w:rsidR="005C0C32">
        <w:rPr>
          <w:szCs w:val="24"/>
        </w:rPr>
        <w:t xml:space="preserve"> that did not meet our 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w:t>
      </w:r>
      <w:moveFromRangeStart w:id="744" w:author="Billy Mitchell [2]" w:date="2023-11-08T00:24:00Z" w:name="move150295457"/>
      <w:moveFrom w:id="745" w:author="Billy Mitchell [2]" w:date="2023-11-08T00:24:00Z">
        <w:r w:rsidR="00034D34" w:rsidDel="0075725E">
          <w:rPr>
            <w:szCs w:val="24"/>
          </w:rPr>
          <w:t>To monitor this, participants were asked several questions regarding their motivations and expectations regarding participation.</w:t>
        </w:r>
        <w:r w:rsidRPr="008C7178" w:rsidDel="0075725E">
          <w:rPr>
            <w:szCs w:val="24"/>
          </w:rPr>
          <w:t xml:space="preserve"> When asked about motivations for participating, thrill seeking (x = 65.7, 0 – 100 scale) was slightly above the average of all motivations (x = 52.0, sd = 28.5) and enjoyment of fear was just above the scale midpoint (x = 3.88, 0 – 6 scale).</w:t>
        </w:r>
        <w:r w:rsidR="00EC3FBC" w:rsidDel="0075725E">
          <w:rPr>
            <w:szCs w:val="24"/>
          </w:rPr>
          <w:t xml:space="preserve"> This means that our participants may have had somewhat atypical regulatory motivations relative to individuals who do not willingly sign up for haunted house studies. </w:t>
        </w:r>
      </w:moveFrom>
      <w:moveFromRangeEnd w:id="744"/>
    </w:p>
    <w:p w14:paraId="2295957B" w14:textId="77777777" w:rsidR="0075725E" w:rsidRDefault="0075725E" w:rsidP="000967D7">
      <w:pPr>
        <w:spacing w:after="0" w:line="480" w:lineRule="auto"/>
        <w:ind w:left="0" w:firstLine="720"/>
        <w:rPr>
          <w:ins w:id="746" w:author="Billy Mitchell [2]" w:date="2023-11-08T00:23:00Z"/>
          <w:szCs w:val="24"/>
        </w:rPr>
      </w:pPr>
    </w:p>
    <w:p w14:paraId="2EFB9A53" w14:textId="0DF246DF" w:rsidR="00EC3FBC" w:rsidRDefault="00C240EC" w:rsidP="000967D7">
      <w:pPr>
        <w:spacing w:after="0" w:line="480" w:lineRule="auto"/>
        <w:ind w:left="0" w:firstLine="720"/>
        <w:rPr>
          <w:szCs w:val="24"/>
        </w:rPr>
      </w:pPr>
      <w:r>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Pr>
          <w:szCs w:val="24"/>
        </w:rPr>
        <w:t>are</w:t>
      </w:r>
      <w:proofErr w:type="gramEnd"/>
      <w:r>
        <w:rPr>
          <w:szCs w:val="24"/>
        </w:rPr>
        <w:t xml:space="preserve"> warranted. </w:t>
      </w:r>
    </w:p>
    <w:p w14:paraId="00A6FD1A" w14:textId="5E41F84E"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approaches </w:t>
      </w:r>
      <w:del w:id="747" w:author="Billy Mitchell" w:date="2023-11-07T13:34:00Z">
        <w:r w:rsidR="0023367E" w:rsidDel="0038635A">
          <w:rPr>
            <w:szCs w:val="24"/>
          </w:rPr>
          <w:delText>which</w:delText>
        </w:r>
      </w:del>
      <w:ins w:id="748" w:author="Billy Mitchell" w:date="2023-11-07T13:34:00Z">
        <w:r w:rsidR="0038635A">
          <w:rPr>
            <w:szCs w:val="24"/>
          </w:rPr>
          <w:t>that</w:t>
        </w:r>
      </w:ins>
      <w:r w:rsidR="0023367E">
        <w:rPr>
          <w:szCs w:val="24"/>
        </w:rPr>
        <w:t xml:space="preserve"> could be categorized as reappraisal </w:t>
      </w:r>
      <w:r w:rsidR="00F20EDF">
        <w:rPr>
          <w:szCs w:val="24"/>
        </w:rPr>
        <w:t>(</w:t>
      </w:r>
      <w:ins w:id="749" w:author="Billy Mitchell" w:date="2023-11-07T13:35:00Z">
        <w:r w:rsidR="0038635A">
          <w:rPr>
            <w:szCs w:val="24"/>
          </w:rPr>
          <w:t xml:space="preserve">i.e., </w:t>
        </w:r>
      </w:ins>
      <w:del w:id="750" w:author="Billy Mitchell" w:date="2023-11-07T13:34:00Z">
        <w:r w:rsidR="00F20EDF" w:rsidDel="0038635A">
          <w:rPr>
            <w:szCs w:val="24"/>
          </w:rPr>
          <w:delText>R</w:delText>
        </w:r>
      </w:del>
      <w:ins w:id="751" w:author="Billy Mitchell" w:date="2023-11-07T13:34:00Z">
        <w:r w:rsidR="0038635A">
          <w:rPr>
            <w:szCs w:val="24"/>
          </w:rPr>
          <w:t>r</w:t>
        </w:r>
      </w:ins>
      <w:r w:rsidR="00F20EDF">
        <w:rPr>
          <w:szCs w:val="24"/>
        </w:rPr>
        <w:t xml:space="preserve">eappraising the stimulus, </w:t>
      </w:r>
      <w:del w:id="752" w:author="Billy Mitchell" w:date="2023-11-07T13:34:00Z">
        <w:r w:rsidR="00F20EDF" w:rsidDel="0038635A">
          <w:rPr>
            <w:szCs w:val="24"/>
          </w:rPr>
          <w:delText>Reappraising</w:delText>
        </w:r>
      </w:del>
      <w:ins w:id="753" w:author="Billy Mitchell" w:date="2023-11-07T13:34:00Z">
        <w:r w:rsidR="0038635A">
          <w:rPr>
            <w:szCs w:val="24"/>
          </w:rPr>
          <w:t>reappraising</w:t>
        </w:r>
      </w:ins>
      <w:r w:rsidR="00F20EDF">
        <w:rPr>
          <w:szCs w:val="24"/>
        </w:rPr>
        <w:t xml:space="preserve"> the emotional response, </w:t>
      </w:r>
      <w:ins w:id="754" w:author="Billy Mitchell" w:date="2023-11-07T13:34:00Z">
        <w:r w:rsidR="0038635A">
          <w:rPr>
            <w:szCs w:val="24"/>
          </w:rPr>
          <w:t>r</w:t>
        </w:r>
      </w:ins>
      <w:del w:id="755" w:author="Billy Mitchell" w:date="2023-11-07T13:34:00Z">
        <w:r w:rsidR="00F20EDF" w:rsidDel="0038635A">
          <w:rPr>
            <w:szCs w:val="24"/>
          </w:rPr>
          <w:delText>R</w:delText>
        </w:r>
      </w:del>
      <w:r w:rsidR="00F20EDF">
        <w:rPr>
          <w:szCs w:val="24"/>
        </w:rPr>
        <w:t>eapprais</w:t>
      </w:r>
      <w:ins w:id="756" w:author="Billy Mitchell" w:date="2023-11-07T13:34:00Z">
        <w:r w:rsidR="0038635A">
          <w:rPr>
            <w:szCs w:val="24"/>
          </w:rPr>
          <w:t>al</w:t>
        </w:r>
      </w:ins>
      <w:del w:id="757" w:author="Billy Mitchell" w:date="2023-11-07T13:34:00Z">
        <w:r w:rsidR="00F20EDF" w:rsidDel="0038635A">
          <w:rPr>
            <w:szCs w:val="24"/>
          </w:rPr>
          <w:delText>e</w:delText>
        </w:r>
      </w:del>
      <w:r w:rsidR="00F20EDF">
        <w:rPr>
          <w:szCs w:val="24"/>
        </w:rPr>
        <w:t xml:space="preserve"> via perspective-taking) </w:t>
      </w:r>
      <w:r w:rsidR="0023367E">
        <w:rPr>
          <w:szCs w:val="24"/>
        </w:rPr>
        <w:t>and these reappraisal subtypes demonstrate varying effectiveness in modulating emotion 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lastRenderedPageBreak/>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(F(30,45) = 0.93, p = 0.57). The presence and strength of friendship among group members was also assessed and was not predictive of regulation (t(60)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w:t>
      </w:r>
      <w:r w:rsidRPr="008C7178">
        <w:rPr>
          <w:szCs w:val="24"/>
        </w:rPr>
        <w:lastRenderedPageBreak/>
        <w:t xml:space="preserve">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33"/>
    <w:bookmarkEnd w:id="742"/>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Ian O’Shea, Isabel Leiva, Angelique Vittone, Lauren Iglio, Kathryn Lockwood, Devlin Eckardt</w:t>
      </w:r>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7634304C"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ins w:id="758" w:author="Billy Mitchell" w:date="2023-11-07T13:35:00Z">
        <w:r w:rsidR="0038635A">
          <w:rPr>
            <w:szCs w:val="24"/>
          </w:rPr>
          <w:t>,</w:t>
        </w:r>
      </w:ins>
      <w:del w:id="759" w:author="Billy Mitchell" w:date="2023-11-07T13:35:00Z">
        <w:r w:rsidR="00B720B2" w:rsidRPr="008C7178" w:rsidDel="0038635A">
          <w:rPr>
            <w:szCs w:val="24"/>
          </w:rPr>
          <w:delText xml:space="preserve"> and</w:delText>
        </w:r>
      </w:del>
      <w:r w:rsidR="00B720B2" w:rsidRPr="008C7178">
        <w:rPr>
          <w:szCs w:val="24"/>
        </w:rPr>
        <w:t xml:space="preserve"> </w:t>
      </w:r>
      <w:r>
        <w:rPr>
          <w:szCs w:val="24"/>
        </w:rPr>
        <w:t>2</w:t>
      </w:r>
      <w:ins w:id="760" w:author="Billy Mitchell" w:date="2023-11-07T13:35:00Z">
        <w:r w:rsidR="0038635A">
          <w:rPr>
            <w:szCs w:val="24"/>
          </w:rPr>
          <w:t>, and 3</w:t>
        </w:r>
      </w:ins>
      <w:r w:rsidR="00B720B2" w:rsidRPr="008C7178">
        <w:rPr>
          <w:szCs w:val="24"/>
        </w:rPr>
        <w:t xml:space="preserve"> can be found at </w:t>
      </w:r>
      <w:del w:id="761" w:author="Billy Mitchell" w:date="2023-11-07T13:35:00Z">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color w:val="0563C1"/>
            <w:szCs w:val="24"/>
            <w:u w:val="single" w:color="0563C1"/>
          </w:rPr>
          <w:delText>https://aspredicted.org/DP1_453</w:delText>
        </w:r>
        <w:r w:rsidR="00260459" w:rsidDel="0038635A">
          <w:rPr>
            <w:color w:val="0563C1"/>
            <w:szCs w:val="24"/>
            <w:u w:val="single" w:color="0563C1"/>
          </w:rPr>
          <w:fldChar w:fldCharType="end"/>
        </w:r>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szCs w:val="24"/>
          </w:rPr>
          <w:delText xml:space="preserve"> </w:delText>
        </w:r>
        <w:r w:rsidR="00260459" w:rsidDel="0038635A">
          <w:rPr>
            <w:szCs w:val="24"/>
          </w:rPr>
          <w:fldChar w:fldCharType="end"/>
        </w:r>
      </w:del>
      <w:ins w:id="762" w:author="Billy Mitchell" w:date="2023-11-07T13:35:00Z">
        <w:r w:rsidR="0038635A">
          <w:fldChar w:fldCharType="begin"/>
        </w:r>
        <w:r w:rsidR="0038635A">
          <w:instrText xml:space="preserve"> HYPERLINK "https://aspredicted.org/DP1_453" \h </w:instrText>
        </w:r>
        <w:r w:rsidR="0038635A">
          <w:fldChar w:fldCharType="separate"/>
        </w:r>
        <w:r w:rsidR="0038635A" w:rsidRPr="008C7178">
          <w:rPr>
            <w:color w:val="0563C1"/>
            <w:szCs w:val="24"/>
            <w:u w:val="single" w:color="0563C1"/>
          </w:rPr>
          <w:t>https://aspredicted.org/DP1_453</w:t>
        </w:r>
        <w:r w:rsidR="0038635A">
          <w:rPr>
            <w:color w:val="0563C1"/>
            <w:szCs w:val="24"/>
            <w:u w:val="single" w:color="0563C1"/>
          </w:rPr>
          <w:fldChar w:fldCharType="end"/>
        </w:r>
        <w:r w:rsidR="0038635A">
          <w:fldChar w:fldCharType="begin"/>
        </w:r>
        <w:r w:rsidR="0038635A">
          <w:instrText xml:space="preserve"> HYPERLINK "https://aspredicted.org/DP1_453" \h </w:instrText>
        </w:r>
        <w:r w:rsidR="0038635A">
          <w:fldChar w:fldCharType="separate"/>
        </w:r>
        <w:r w:rsidR="0038635A">
          <w:rPr>
            <w:szCs w:val="24"/>
          </w:rPr>
          <w:t>,</w:t>
        </w:r>
        <w:r w:rsidR="0038635A">
          <w:rPr>
            <w:szCs w:val="24"/>
          </w:rPr>
          <w:fldChar w:fldCharType="end"/>
        </w:r>
      </w:ins>
      <w:del w:id="763" w:author="Billy Mitchell" w:date="2023-11-07T13:35:00Z">
        <w:r w:rsidR="00B720B2" w:rsidRPr="008C7178" w:rsidDel="0038635A">
          <w:rPr>
            <w:szCs w:val="24"/>
          </w:rPr>
          <w:delText>and</w:delText>
        </w:r>
      </w:del>
      <w:r w:rsidR="00B720B2" w:rsidRPr="008C7178">
        <w:rPr>
          <w:szCs w:val="24"/>
        </w:rPr>
        <w:t xml:space="preserve"> </w:t>
      </w:r>
      <w:hyperlink r:id="rId26" w:history="1">
        <w:r w:rsidRPr="00561755">
          <w:rPr>
            <w:rStyle w:val="Hyperlink"/>
            <w:szCs w:val="24"/>
          </w:rPr>
          <w:t>https://aspredicted.org/XXH</w:t>
        </w:r>
      </w:hyperlink>
      <w:hyperlink r:id="rId27">
        <w:r w:rsidR="00B720B2" w:rsidRPr="008C7178">
          <w:rPr>
            <w:color w:val="0563C1"/>
            <w:szCs w:val="24"/>
            <w:u w:val="single" w:color="0563C1"/>
          </w:rPr>
          <w:t>_</w:t>
        </w:r>
      </w:hyperlink>
      <w:hyperlink r:id="rId28">
        <w:r w:rsidR="00B720B2" w:rsidRPr="008C7178">
          <w:rPr>
            <w:color w:val="0563C1"/>
            <w:szCs w:val="24"/>
            <w:u w:val="single" w:color="0563C1"/>
          </w:rPr>
          <w:t>W1V</w:t>
        </w:r>
      </w:hyperlink>
      <w:hyperlink r:id="rId29">
        <w:r w:rsidR="00B720B2" w:rsidRPr="008C7178">
          <w:rPr>
            <w:szCs w:val="24"/>
          </w:rPr>
          <w:t>,</w:t>
        </w:r>
      </w:hyperlink>
      <w:r w:rsidR="00B720B2" w:rsidRPr="008C7178">
        <w:rPr>
          <w:szCs w:val="24"/>
        </w:rPr>
        <w:t xml:space="preserve"> </w:t>
      </w:r>
      <w:ins w:id="764" w:author="Billy Mitchell" w:date="2023-11-07T13:35:00Z">
        <w:r w:rsidR="0038635A">
          <w:rPr>
            <w:szCs w:val="24"/>
          </w:rPr>
          <w:t xml:space="preserve">and </w:t>
        </w:r>
      </w:ins>
      <w:ins w:id="765" w:author="Billy Mitchell" w:date="2023-11-07T13:37:00Z">
        <w:r w:rsidR="0038635A" w:rsidRPr="0038635A">
          <w:rPr>
            <w:szCs w:val="24"/>
          </w:rPr>
          <w:t>https://aspredicted.org/n3ne3.pdf</w:t>
        </w:r>
      </w:ins>
      <w:ins w:id="766" w:author="Billy Mitchell" w:date="2023-11-07T13:38:00Z">
        <w:r w:rsidR="00801A78">
          <w:rPr>
            <w:szCs w:val="24"/>
          </w:rPr>
          <w:t>,</w:t>
        </w:r>
      </w:ins>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r w:rsidR="00EA7D18" w:rsidRPr="00EA7D18">
        <w:t>https://osf.io/j5sku/?view_only=89d87669e7674096819c439ca109c483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02A86159"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1C382EC1"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in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second-language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Participants were then escorted by two research assistants to the </w:t>
      </w:r>
      <w:proofErr w:type="gramStart"/>
      <w:r w:rsidRPr="008C7178">
        <w:rPr>
          <w:szCs w:val="24"/>
        </w:rPr>
        <w:t>remotely-located</w:t>
      </w:r>
      <w:proofErr w:type="gramEnd"/>
      <w:r w:rsidRPr="008C7178">
        <w:rPr>
          <w:szCs w:val="24"/>
        </w:rPr>
        <w:t xml:space="preserve">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6A6FC8F0"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33ABA40B"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intensity and regulation extent were captured on a 7-point Likert scale, with 1 representing “Not at all” and 7 representing “A great deal”. Regulation strategies were captured for each event using </w:t>
      </w:r>
      <w:proofErr w:type="gramStart"/>
      <w:r w:rsidRPr="008C7178">
        <w:rPr>
          <w:szCs w:val="24"/>
        </w:rPr>
        <w:t>free-response</w:t>
      </w:r>
      <w:proofErr w:type="gramEnd"/>
      <w:r w:rsidRPr="008C7178">
        <w:rPr>
          <w:szCs w:val="24"/>
        </w:rPr>
        <w:t xml:space="preserv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767"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32665178" w:rsidR="00EE0C3E" w:rsidRPr="00EE6731" w:rsidRDefault="00EE0C3E" w:rsidP="00A10284">
      <w:pPr>
        <w:spacing w:after="0" w:line="480" w:lineRule="auto"/>
        <w:ind w:left="0" w:firstLine="720"/>
        <w:rPr>
          <w:b/>
          <w:szCs w:val="24"/>
        </w:rPr>
      </w:pPr>
      <w:r w:rsidRPr="008C7178">
        <w:rPr>
          <w:b/>
          <w:szCs w:val="24"/>
        </w:rPr>
        <w:lastRenderedPageBreak/>
        <w:t>Intensity predicts regulatory extent.</w:t>
      </w:r>
      <w:r>
        <w:rPr>
          <w:bCs/>
          <w:szCs w:val="24"/>
        </w:rPr>
        <w:t xml:space="preserve"> Pro-hedonic emotion regulation (i.e., minimizing aversive experiences) suggests that a positive linear relationship should exist between negative affective intensity and effort to regulate that experience. If no association was found between the two variables, it may suggest errors in methodology. </w:t>
      </w:r>
      <w:r w:rsidRPr="008C7178">
        <w:rPr>
          <w:szCs w:val="24"/>
        </w:rPr>
        <w:t xml:space="preserve">To </w:t>
      </w:r>
      <w:r>
        <w:rPr>
          <w:szCs w:val="24"/>
        </w:rPr>
        <w:t>assess 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Pr>
          <w:szCs w:val="24"/>
        </w:rPr>
        <w:t>, which</w:t>
      </w:r>
      <w:r w:rsidRPr="008C7178">
        <w:rPr>
          <w:szCs w:val="24"/>
        </w:rPr>
        <w:t xml:space="preserve"> suggests our paradigm elicited regulatory behaviors from participants </w:t>
      </w:r>
      <w:r>
        <w:rPr>
          <w:szCs w:val="24"/>
        </w:rPr>
        <w:t>as predicted</w:t>
      </w:r>
      <w:r w:rsidRPr="008C7178">
        <w:rPr>
          <w:szCs w:val="24"/>
        </w:rPr>
        <w:t xml:space="preserve">. </w:t>
      </w:r>
    </w:p>
    <w:p w14:paraId="082EBCE7" w14:textId="351AEE91"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(p = 0.063). However, even if traditional statistical thresholds were loosened and the model was deemed superior to our null, within that model, we did not find that emotional intensity </w:t>
      </w:r>
      <w:del w:id="768" w:author="Billy Mitchell" w:date="2023-11-07T13:07:00Z">
        <w:r w:rsidRPr="008C7178" w:rsidDel="00097D65">
          <w:rPr>
            <w:szCs w:val="24"/>
          </w:rPr>
          <w:delText>demonstrated predictive utility towards</w:delText>
        </w:r>
      </w:del>
      <w:ins w:id="769" w:author="Billy Mitchell" w:date="2023-11-07T13:07:00Z">
        <w:r w:rsidR="00097D65">
          <w:rPr>
            <w:szCs w:val="24"/>
          </w:rPr>
          <w:t>predicted</w:t>
        </w:r>
      </w:ins>
      <w:r w:rsidRPr="008C7178">
        <w:rPr>
          <w:szCs w:val="24"/>
        </w:rPr>
        <w:t xml:space="preserve"> strategy usage in that model (OR = 1.83, 95% CI = [0.65, 3.2], p = 0.079). </w:t>
      </w:r>
    </w:p>
    <w:p w14:paraId="4F6DA9C4" w14:textId="6DDDC2AA"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intensity for each event to predict strategy </w:t>
      </w:r>
      <w:r>
        <w:rPr>
          <w:szCs w:val="24"/>
        </w:rPr>
        <w:t>usage</w:t>
      </w:r>
      <w:r w:rsidRPr="008C7178">
        <w:rPr>
          <w:szCs w:val="24"/>
        </w:rPr>
        <w:t xml:space="preserve">. In both cases, multilevel binary logistic </w:t>
      </w:r>
      <w:r w:rsidRPr="008C7178">
        <w:rPr>
          <w:szCs w:val="24"/>
        </w:rPr>
        <w:lastRenderedPageBreak/>
        <w:t xml:space="preserve">regressions failed to perform better than the null model (ICC = 0.28; Emotion Sum: p = 0.130; Emotion Average: p = 0.430) and none of the affective variables </w:t>
      </w:r>
      <w:ins w:id="770" w:author="Billy Mitchell" w:date="2023-11-07T13:08:00Z">
        <w:r w:rsidR="00097D65">
          <w:rPr>
            <w:szCs w:val="24"/>
          </w:rPr>
          <w:t>predicted</w:t>
        </w:r>
      </w:ins>
      <w:del w:id="771" w:author="Billy Mitchell" w:date="2023-11-07T13:08:00Z">
        <w:r w:rsidRPr="008C7178" w:rsidDel="00097D65">
          <w:rPr>
            <w:szCs w:val="24"/>
          </w:rPr>
          <w:delText>demonstrated predictive</w:delText>
        </w:r>
      </w:del>
      <w:r w:rsidRPr="008C7178">
        <w:rPr>
          <w:szCs w:val="24"/>
        </w:rPr>
        <w:t xml:space="preserve"> </w:t>
      </w:r>
      <w:del w:id="772" w:author="Billy Mitchell" w:date="2023-11-07T13:08:00Z">
        <w:r w:rsidRPr="008C7178" w:rsidDel="00097D65">
          <w:rPr>
            <w:szCs w:val="24"/>
          </w:rPr>
          <w:delText xml:space="preserve">utility towards </w:delText>
        </w:r>
      </w:del>
      <w:r w:rsidRPr="008C7178">
        <w:rPr>
          <w:szCs w:val="24"/>
        </w:rPr>
        <w:t xml:space="preserve">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767"/>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ED56A" w14:textId="77777777" w:rsidR="009C4E15" w:rsidRDefault="009C4E15">
      <w:pPr>
        <w:spacing w:after="0" w:line="240" w:lineRule="auto"/>
      </w:pPr>
      <w:r>
        <w:separator/>
      </w:r>
    </w:p>
  </w:endnote>
  <w:endnote w:type="continuationSeparator" w:id="0">
    <w:p w14:paraId="4ACEDE78" w14:textId="77777777" w:rsidR="009C4E15" w:rsidRDefault="009C4E15">
      <w:pPr>
        <w:spacing w:after="0" w:line="240" w:lineRule="auto"/>
      </w:pPr>
      <w:r>
        <w:continuationSeparator/>
      </w:r>
    </w:p>
  </w:endnote>
  <w:endnote w:type="continuationNotice" w:id="1">
    <w:p w14:paraId="232F8CC1" w14:textId="77777777" w:rsidR="009C4E15" w:rsidRDefault="009C4E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3AF59" w14:textId="77777777" w:rsidR="009C4E15" w:rsidRDefault="009C4E15">
      <w:pPr>
        <w:spacing w:after="0" w:line="240" w:lineRule="auto"/>
      </w:pPr>
      <w:r>
        <w:separator/>
      </w:r>
    </w:p>
  </w:footnote>
  <w:footnote w:type="continuationSeparator" w:id="0">
    <w:p w14:paraId="7957015F" w14:textId="77777777" w:rsidR="009C4E15" w:rsidRDefault="009C4E15">
      <w:pPr>
        <w:spacing w:after="0" w:line="240" w:lineRule="auto"/>
      </w:pPr>
      <w:r>
        <w:continuationSeparator/>
      </w:r>
    </w:p>
  </w:footnote>
  <w:footnote w:type="continuationNotice" w:id="1">
    <w:p w14:paraId="3FF62829" w14:textId="77777777" w:rsidR="009C4E15" w:rsidRDefault="009C4E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CBE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90804" w14:textId="343F12B1" w:rsidR="00260459" w:rsidRDefault="00260459" w:rsidP="002013C5">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1C2" w14:textId="6609FE52" w:rsidR="00260459" w:rsidRDefault="00260459">
    <w:pPr>
      <w:spacing w:after="0" w:line="259" w:lineRule="auto"/>
      <w:ind w:left="0" w:right="-1" w:firstLine="0"/>
      <w:jc w:val="right"/>
    </w:pPr>
    <w:r>
      <w:fldChar w:fldCharType="begin"/>
    </w:r>
    <w:r>
      <w:instrText xml:space="preserve"> PAGE   \* MERGEFORMAT </w:instrText>
    </w:r>
    <w:r>
      <w:fldChar w:fldCharType="separate"/>
    </w:r>
    <w:r w:rsidR="00801A78" w:rsidRPr="00801A7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D455"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120A" w14:textId="342DBAAE" w:rsidR="00260459" w:rsidRDefault="00260459" w:rsidP="000645E9">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87C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3211759">
    <w:abstractNumId w:val="0"/>
  </w:num>
  <w:num w:numId="2" w16cid:durableId="48582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y Mitchell">
    <w15:presenceInfo w15:providerId="AD" w15:userId="S-1-5-21-3496871491-3148157022-986074665-490422"/>
  </w15:person>
  <w15:person w15:author="Billy Mitchell [2]">
    <w15:presenceInfo w15:providerId="AD" w15:userId="S::tui81100@temple.edu::2b152345-79f8-4c34-a5db-5635c7cb5464"/>
  </w15:person>
  <w15:person w15:author="Jennifer L.">
    <w15:presenceInfo w15:providerId="AD" w15:userId="S::jgravish@temple.edu::c73280d3-7353-42c6-a0ce-8e6df694d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57DC8"/>
    <w:rsid w:val="00061A33"/>
    <w:rsid w:val="000645E9"/>
    <w:rsid w:val="00081E78"/>
    <w:rsid w:val="00083929"/>
    <w:rsid w:val="00083D59"/>
    <w:rsid w:val="00093192"/>
    <w:rsid w:val="000960FE"/>
    <w:rsid w:val="000967D7"/>
    <w:rsid w:val="00097D65"/>
    <w:rsid w:val="000B0F41"/>
    <w:rsid w:val="000B4EC5"/>
    <w:rsid w:val="000D7D4C"/>
    <w:rsid w:val="000E0223"/>
    <w:rsid w:val="000E055A"/>
    <w:rsid w:val="000E25CD"/>
    <w:rsid w:val="001140BE"/>
    <w:rsid w:val="001162B0"/>
    <w:rsid w:val="00116FA4"/>
    <w:rsid w:val="00124144"/>
    <w:rsid w:val="001244F9"/>
    <w:rsid w:val="00134823"/>
    <w:rsid w:val="00150851"/>
    <w:rsid w:val="00170D09"/>
    <w:rsid w:val="001734E6"/>
    <w:rsid w:val="00174798"/>
    <w:rsid w:val="00175AE9"/>
    <w:rsid w:val="00177775"/>
    <w:rsid w:val="00182F3C"/>
    <w:rsid w:val="001C386A"/>
    <w:rsid w:val="001C75FD"/>
    <w:rsid w:val="001F448F"/>
    <w:rsid w:val="001F7CFD"/>
    <w:rsid w:val="0020098B"/>
    <w:rsid w:val="002013C5"/>
    <w:rsid w:val="00201A98"/>
    <w:rsid w:val="00211390"/>
    <w:rsid w:val="00224DAE"/>
    <w:rsid w:val="00225BAC"/>
    <w:rsid w:val="0023367E"/>
    <w:rsid w:val="00234192"/>
    <w:rsid w:val="00234839"/>
    <w:rsid w:val="00242BB1"/>
    <w:rsid w:val="00245B8B"/>
    <w:rsid w:val="0024610B"/>
    <w:rsid w:val="00246C29"/>
    <w:rsid w:val="002511D0"/>
    <w:rsid w:val="00260459"/>
    <w:rsid w:val="0028246F"/>
    <w:rsid w:val="002838BF"/>
    <w:rsid w:val="00284B25"/>
    <w:rsid w:val="002919B5"/>
    <w:rsid w:val="002B4BE0"/>
    <w:rsid w:val="002B63D1"/>
    <w:rsid w:val="002C08F5"/>
    <w:rsid w:val="002C591D"/>
    <w:rsid w:val="002C6443"/>
    <w:rsid w:val="002C6E4D"/>
    <w:rsid w:val="002D566C"/>
    <w:rsid w:val="002D61E5"/>
    <w:rsid w:val="002E518D"/>
    <w:rsid w:val="002E5FF1"/>
    <w:rsid w:val="002E68CC"/>
    <w:rsid w:val="002F7E40"/>
    <w:rsid w:val="00304055"/>
    <w:rsid w:val="00306036"/>
    <w:rsid w:val="0030710F"/>
    <w:rsid w:val="00331554"/>
    <w:rsid w:val="00342888"/>
    <w:rsid w:val="00345FE2"/>
    <w:rsid w:val="00354B3D"/>
    <w:rsid w:val="003816C4"/>
    <w:rsid w:val="0038635A"/>
    <w:rsid w:val="00392022"/>
    <w:rsid w:val="003A3608"/>
    <w:rsid w:val="003A6C2B"/>
    <w:rsid w:val="003B419C"/>
    <w:rsid w:val="003C4260"/>
    <w:rsid w:val="003C56B6"/>
    <w:rsid w:val="003D1E31"/>
    <w:rsid w:val="003E3464"/>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32284"/>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C64C8"/>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C0952"/>
    <w:rsid w:val="006D2182"/>
    <w:rsid w:val="006D4590"/>
    <w:rsid w:val="006E3035"/>
    <w:rsid w:val="007053D8"/>
    <w:rsid w:val="00715EC3"/>
    <w:rsid w:val="0072632B"/>
    <w:rsid w:val="0073042A"/>
    <w:rsid w:val="00733E94"/>
    <w:rsid w:val="007561C0"/>
    <w:rsid w:val="0075725E"/>
    <w:rsid w:val="00774C33"/>
    <w:rsid w:val="0077631A"/>
    <w:rsid w:val="00777AFC"/>
    <w:rsid w:val="007837F2"/>
    <w:rsid w:val="0078586E"/>
    <w:rsid w:val="00787C4E"/>
    <w:rsid w:val="00790C62"/>
    <w:rsid w:val="007911BE"/>
    <w:rsid w:val="007937AC"/>
    <w:rsid w:val="00793BCC"/>
    <w:rsid w:val="00795CB8"/>
    <w:rsid w:val="007A5F22"/>
    <w:rsid w:val="007B47B5"/>
    <w:rsid w:val="007B4A4C"/>
    <w:rsid w:val="007B651D"/>
    <w:rsid w:val="007C22D9"/>
    <w:rsid w:val="007C2A29"/>
    <w:rsid w:val="00801A78"/>
    <w:rsid w:val="008035C8"/>
    <w:rsid w:val="00804B41"/>
    <w:rsid w:val="0080798B"/>
    <w:rsid w:val="00813E83"/>
    <w:rsid w:val="0082283A"/>
    <w:rsid w:val="008333BD"/>
    <w:rsid w:val="00837CFE"/>
    <w:rsid w:val="00843757"/>
    <w:rsid w:val="00854F72"/>
    <w:rsid w:val="00856025"/>
    <w:rsid w:val="00857F3D"/>
    <w:rsid w:val="00876B93"/>
    <w:rsid w:val="0087748B"/>
    <w:rsid w:val="00884EED"/>
    <w:rsid w:val="008B62B0"/>
    <w:rsid w:val="008B7F27"/>
    <w:rsid w:val="008C33F4"/>
    <w:rsid w:val="008C5719"/>
    <w:rsid w:val="008C7178"/>
    <w:rsid w:val="008E6857"/>
    <w:rsid w:val="00920CA2"/>
    <w:rsid w:val="00924270"/>
    <w:rsid w:val="00925D1D"/>
    <w:rsid w:val="00931006"/>
    <w:rsid w:val="0095040B"/>
    <w:rsid w:val="00952E8D"/>
    <w:rsid w:val="00957D51"/>
    <w:rsid w:val="00963B42"/>
    <w:rsid w:val="00967F10"/>
    <w:rsid w:val="00987D5D"/>
    <w:rsid w:val="00987F40"/>
    <w:rsid w:val="0099482C"/>
    <w:rsid w:val="009A1A84"/>
    <w:rsid w:val="009B0A20"/>
    <w:rsid w:val="009B3741"/>
    <w:rsid w:val="009B775E"/>
    <w:rsid w:val="009C4E15"/>
    <w:rsid w:val="009D03C9"/>
    <w:rsid w:val="009F00E2"/>
    <w:rsid w:val="009F52D2"/>
    <w:rsid w:val="009F61B1"/>
    <w:rsid w:val="00A0226B"/>
    <w:rsid w:val="00A05EDA"/>
    <w:rsid w:val="00A10180"/>
    <w:rsid w:val="00A10284"/>
    <w:rsid w:val="00A11BE7"/>
    <w:rsid w:val="00A145CB"/>
    <w:rsid w:val="00A30249"/>
    <w:rsid w:val="00A34DBB"/>
    <w:rsid w:val="00A45523"/>
    <w:rsid w:val="00A62570"/>
    <w:rsid w:val="00A66903"/>
    <w:rsid w:val="00A70619"/>
    <w:rsid w:val="00A71B20"/>
    <w:rsid w:val="00A726A1"/>
    <w:rsid w:val="00A81FD6"/>
    <w:rsid w:val="00A9710E"/>
    <w:rsid w:val="00A97406"/>
    <w:rsid w:val="00AA665A"/>
    <w:rsid w:val="00AD2081"/>
    <w:rsid w:val="00AE0811"/>
    <w:rsid w:val="00AE5781"/>
    <w:rsid w:val="00AE64F8"/>
    <w:rsid w:val="00AF35DC"/>
    <w:rsid w:val="00B142E7"/>
    <w:rsid w:val="00B17C41"/>
    <w:rsid w:val="00B22AC1"/>
    <w:rsid w:val="00B24E27"/>
    <w:rsid w:val="00B42FE6"/>
    <w:rsid w:val="00B468B9"/>
    <w:rsid w:val="00B501A4"/>
    <w:rsid w:val="00B56ED7"/>
    <w:rsid w:val="00B671FF"/>
    <w:rsid w:val="00B720B2"/>
    <w:rsid w:val="00B7719A"/>
    <w:rsid w:val="00B926ED"/>
    <w:rsid w:val="00B97AE8"/>
    <w:rsid w:val="00BA2525"/>
    <w:rsid w:val="00BA5093"/>
    <w:rsid w:val="00BA75FE"/>
    <w:rsid w:val="00BB6361"/>
    <w:rsid w:val="00BB6E74"/>
    <w:rsid w:val="00BD0AE5"/>
    <w:rsid w:val="00BD792B"/>
    <w:rsid w:val="00BE63C2"/>
    <w:rsid w:val="00BF7DA9"/>
    <w:rsid w:val="00C0787A"/>
    <w:rsid w:val="00C1208F"/>
    <w:rsid w:val="00C178FD"/>
    <w:rsid w:val="00C21522"/>
    <w:rsid w:val="00C22311"/>
    <w:rsid w:val="00C240EC"/>
    <w:rsid w:val="00C27098"/>
    <w:rsid w:val="00C378C1"/>
    <w:rsid w:val="00C40880"/>
    <w:rsid w:val="00C41AEA"/>
    <w:rsid w:val="00C52CA8"/>
    <w:rsid w:val="00C63675"/>
    <w:rsid w:val="00C67D89"/>
    <w:rsid w:val="00C74FEB"/>
    <w:rsid w:val="00C87951"/>
    <w:rsid w:val="00CB34D6"/>
    <w:rsid w:val="00CB54A4"/>
    <w:rsid w:val="00CB71A1"/>
    <w:rsid w:val="00CD160F"/>
    <w:rsid w:val="00CD3860"/>
    <w:rsid w:val="00CE7A92"/>
    <w:rsid w:val="00D03243"/>
    <w:rsid w:val="00D04203"/>
    <w:rsid w:val="00D124F4"/>
    <w:rsid w:val="00D12D06"/>
    <w:rsid w:val="00D179A8"/>
    <w:rsid w:val="00D326AE"/>
    <w:rsid w:val="00D47FF3"/>
    <w:rsid w:val="00D54D74"/>
    <w:rsid w:val="00D656A0"/>
    <w:rsid w:val="00D80B3A"/>
    <w:rsid w:val="00D83AD8"/>
    <w:rsid w:val="00D84F4E"/>
    <w:rsid w:val="00D90BC6"/>
    <w:rsid w:val="00D91A6A"/>
    <w:rsid w:val="00D92083"/>
    <w:rsid w:val="00D93AE7"/>
    <w:rsid w:val="00D94E09"/>
    <w:rsid w:val="00DA5661"/>
    <w:rsid w:val="00DB1572"/>
    <w:rsid w:val="00DC1D9A"/>
    <w:rsid w:val="00DC49F8"/>
    <w:rsid w:val="00DD6A2C"/>
    <w:rsid w:val="00DE3CA9"/>
    <w:rsid w:val="00DF0574"/>
    <w:rsid w:val="00DF387D"/>
    <w:rsid w:val="00E05420"/>
    <w:rsid w:val="00E06DE0"/>
    <w:rsid w:val="00E07969"/>
    <w:rsid w:val="00E206EE"/>
    <w:rsid w:val="00E20BFE"/>
    <w:rsid w:val="00E21AFA"/>
    <w:rsid w:val="00E22D5D"/>
    <w:rsid w:val="00E26545"/>
    <w:rsid w:val="00E358A8"/>
    <w:rsid w:val="00E37E22"/>
    <w:rsid w:val="00E40F37"/>
    <w:rsid w:val="00E41BCD"/>
    <w:rsid w:val="00E42073"/>
    <w:rsid w:val="00E44513"/>
    <w:rsid w:val="00E5044A"/>
    <w:rsid w:val="00E67FD8"/>
    <w:rsid w:val="00E75949"/>
    <w:rsid w:val="00E82ED7"/>
    <w:rsid w:val="00E90632"/>
    <w:rsid w:val="00E91FBC"/>
    <w:rsid w:val="00EA7D18"/>
    <w:rsid w:val="00EA7DB5"/>
    <w:rsid w:val="00EB0294"/>
    <w:rsid w:val="00EB2903"/>
    <w:rsid w:val="00EB6E76"/>
    <w:rsid w:val="00EC3FBC"/>
    <w:rsid w:val="00EC7C0D"/>
    <w:rsid w:val="00EE0C3E"/>
    <w:rsid w:val="00EE6731"/>
    <w:rsid w:val="00EF55CB"/>
    <w:rsid w:val="00F01730"/>
    <w:rsid w:val="00F01C0B"/>
    <w:rsid w:val="00F04217"/>
    <w:rsid w:val="00F12331"/>
    <w:rsid w:val="00F142D6"/>
    <w:rsid w:val="00F20EDF"/>
    <w:rsid w:val="00F27AB2"/>
    <w:rsid w:val="00F33AE2"/>
    <w:rsid w:val="00F3676B"/>
    <w:rsid w:val="00F36F2C"/>
    <w:rsid w:val="00F414E9"/>
    <w:rsid w:val="00F43659"/>
    <w:rsid w:val="00F44F40"/>
    <w:rsid w:val="00F52285"/>
    <w:rsid w:val="00F614DB"/>
    <w:rsid w:val="00F63EDD"/>
    <w:rsid w:val="00F77B3B"/>
    <w:rsid w:val="00F80AE3"/>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header" Target="header5.xml"/><Relationship Id="rId26" Type="http://schemas.openxmlformats.org/officeDocument/2006/relationships/hyperlink" Target="https://aspredicted.org/XXH"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png"/><Relationship Id="rId29" Type="http://schemas.openxmlformats.org/officeDocument/2006/relationships/hyperlink" Target="https://aspredicted.org/XXH_W1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spredicted.org/XXH_W1V" TargetMode="External"/><Relationship Id="rId28" Type="http://schemas.openxmlformats.org/officeDocument/2006/relationships/hyperlink" Target="https://aspredicted.org/XXH_W1V" TargetMode="External"/><Relationship Id="rId10" Type="http://schemas.openxmlformats.org/officeDocument/2006/relationships/header" Target="header3.xml"/><Relationship Id="rId19" Type="http://schemas.openxmlformats.org/officeDocument/2006/relationships/header" Target="header6.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hyperlink" Target="https://aspredicted.org/XXH_W1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CB64E-C1DC-47D6-A1CA-3A79DA605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56</Pages>
  <Words>44945</Words>
  <Characters>256190</Characters>
  <Application>Microsoft Office Word</Application>
  <DocSecurity>0</DocSecurity>
  <Lines>2134</Lines>
  <Paragraphs>601</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300534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16</cp:revision>
  <cp:lastPrinted>2022-11-28T01:28:00Z</cp:lastPrinted>
  <dcterms:created xsi:type="dcterms:W3CDTF">2023-05-22T21:21:00Z</dcterms:created>
  <dcterms:modified xsi:type="dcterms:W3CDTF">2023-11-08T07:15:00Z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